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2C0C4" w14:textId="49F69C02" w:rsidR="0068592C" w:rsidRDefault="0068592C"/>
    <w:p w14:paraId="1569FD64" w14:textId="77777777" w:rsidR="00B5249B" w:rsidRPr="00681019" w:rsidRDefault="001B01D1" w:rsidP="0059750E">
      <w:pP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681019">
        <w:rPr>
          <w:sz w:val="20"/>
          <w:szCs w:val="20"/>
          <w:lang w:val="ru-RU"/>
        </w:rPr>
        <w:t>.</w:t>
      </w:r>
    </w:p>
    <w:p w14:paraId="1E2AA5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</w:p>
    <w:p w14:paraId="650F33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</w:p>
    <w:p w14:paraId="132ADC94" w14:textId="77777777" w:rsidR="00381A62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bookmarkStart w:id="0" w:name="_cspse5g372fq" w:colFirst="0" w:colLast="0"/>
      <w:bookmarkEnd w:id="0"/>
      <w:r w:rsidRPr="00681019">
        <w:rPr>
          <w:lang w:val="ru-RU"/>
        </w:rPr>
        <w:t>КВАНТУМ</w:t>
      </w:r>
    </w:p>
    <w:p w14:paraId="6E5CD914" w14:textId="77777777" w:rsidR="00BA3F00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r>
        <w:rPr>
          <w:lang w:val="ru-RU"/>
        </w:rPr>
        <w:t>Приемник ГНСС (RCB)</w:t>
      </w:r>
    </w:p>
    <w:p w14:paraId="7B00C0C2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sz w:val="24"/>
          <w:szCs w:val="24"/>
          <w:lang w:val="ru-RU"/>
        </w:rPr>
      </w:pPr>
      <w:bookmarkStart w:id="1" w:name="_96ap7n4jmv5x" w:colFirst="0" w:colLast="0"/>
      <w:bookmarkEnd w:id="1"/>
    </w:p>
    <w:p w14:paraId="66EFD347" w14:textId="77777777" w:rsidR="00B5249B" w:rsidRPr="00681019" w:rsidRDefault="001B01D1" w:rsidP="0059750E">
      <w:pPr>
        <w:spacing w:line="240" w:lineRule="auto"/>
        <w:jc w:val="center"/>
        <w:rPr>
          <w:sz w:val="24"/>
          <w:szCs w:val="24"/>
          <w:lang w:val="ru-RU"/>
        </w:rPr>
      </w:pPr>
      <w:bookmarkStart w:id="2" w:name="_krjgtuj356v3" w:colFirst="0" w:colLast="0"/>
      <w:bookmarkEnd w:id="2"/>
      <w:r w:rsidRPr="00681019">
        <w:rPr>
          <w:sz w:val="24"/>
          <w:szCs w:val="24"/>
          <w:lang w:val="ru-RU"/>
        </w:rPr>
        <w:t>Версия 0.1</w:t>
      </w:r>
    </w:p>
    <w:p w14:paraId="19892DED" w14:textId="77777777" w:rsidR="00381A62" w:rsidRPr="00681019" w:rsidRDefault="00381A62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</w:p>
    <w:p w14:paraId="3EB39C7D" w14:textId="77777777" w:rsidR="00B5249B" w:rsidRPr="00BA1D00" w:rsidRDefault="00BA1D00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Спецификация</w:t>
      </w:r>
    </w:p>
    <w:p w14:paraId="0B873484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</w:rPr>
      </w:pPr>
    </w:p>
    <w:p w14:paraId="5CF65BE8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color w:val="000000"/>
          <w:sz w:val="24"/>
          <w:szCs w:val="24"/>
        </w:rPr>
      </w:pPr>
    </w:p>
    <w:p w14:paraId="7230B6B5" w14:textId="77777777" w:rsidR="00F44457" w:rsidRDefault="00F44457" w:rsidP="0059750E">
      <w:pPr>
        <w:pStyle w:val="ac"/>
        <w:spacing w:line="240" w:lineRule="auto"/>
      </w:pPr>
    </w:p>
    <w:p w14:paraId="597A38D0" w14:textId="77777777" w:rsidR="00CA1A3D" w:rsidRPr="00236891" w:rsidRDefault="00CA1A3D" w:rsidP="0059750E">
      <w:pPr>
        <w:pStyle w:val="1"/>
        <w:numPr>
          <w:ilvl w:val="0"/>
          <w:numId w:val="30"/>
        </w:numPr>
        <w:spacing w:line="240" w:lineRule="auto"/>
      </w:pPr>
      <w:bookmarkStart w:id="3" w:name="_Toc125314057"/>
      <w:r w:rsidRPr="00236891">
        <w:t>Обзор</w:t>
      </w:r>
      <w:bookmarkEnd w:id="3"/>
    </w:p>
    <w:p w14:paraId="40E27A79" w14:textId="77777777" w:rsidR="00E17BEE" w:rsidRPr="00681019" w:rsidRDefault="00E17BEE" w:rsidP="0059750E">
      <w:pPr>
        <w:spacing w:line="240" w:lineRule="auto"/>
        <w:rPr>
          <w:lang w:val="ru-RU"/>
        </w:rPr>
      </w:pPr>
      <w:r w:rsidRPr="00681019">
        <w:rPr>
          <w:b/>
          <w:bCs/>
          <w:lang w:val="ru-RU"/>
        </w:rPr>
        <w:t>Плата приемника-носителя (</w:t>
      </w:r>
      <w:r w:rsidRPr="000A18C3">
        <w:rPr>
          <w:b/>
          <w:bCs/>
        </w:rPr>
        <w:t>RCB</w:t>
      </w:r>
      <w:r w:rsidRPr="00681019">
        <w:rPr>
          <w:b/>
          <w:bCs/>
          <w:lang w:val="ru-RU"/>
        </w:rPr>
        <w:t>)</w:t>
      </w:r>
      <w:r w:rsidRPr="00681019">
        <w:rPr>
          <w:lang w:val="ru-RU"/>
        </w:rPr>
        <w:t xml:space="preserve">представляет собой модуль приемника </w:t>
      </w:r>
      <w:r>
        <w:t>GNSS</w:t>
      </w:r>
      <w:r w:rsidRPr="00681019">
        <w:rPr>
          <w:lang w:val="ru-RU"/>
        </w:rPr>
        <w:t xml:space="preserve">, который обеспечивает вывод </w:t>
      </w:r>
      <w:r>
        <w:t>PPS</w:t>
      </w:r>
      <w:r w:rsidRPr="00681019">
        <w:rPr>
          <w:lang w:val="ru-RU"/>
        </w:rPr>
        <w:t xml:space="preserve"> и </w:t>
      </w:r>
      <w:r>
        <w:t>TOD</w:t>
      </w:r>
      <w:r w:rsidRPr="00681019">
        <w:rPr>
          <w:lang w:val="ru-RU"/>
        </w:rPr>
        <w:t xml:space="preserve"> на карту времени.</w:t>
      </w:r>
    </w:p>
    <w:p w14:paraId="4B8157E9" w14:textId="77777777" w:rsidR="008F0C93" w:rsidRPr="00681019" w:rsidRDefault="008F0C93" w:rsidP="0059750E">
      <w:pPr>
        <w:spacing w:line="240" w:lineRule="auto"/>
        <w:rPr>
          <w:lang w:val="ru-RU"/>
        </w:rPr>
      </w:pPr>
    </w:p>
    <w:p w14:paraId="3C166B53" w14:textId="77777777" w:rsidR="00E639F7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RCB</w:t>
      </w:r>
      <w:r w:rsidRPr="00681019">
        <w:rPr>
          <w:lang w:val="ru-RU"/>
        </w:rPr>
        <w:t xml:space="preserve"> стандартизирует размеры, компоновку и подключение модульных приемников </w:t>
      </w:r>
      <w:r>
        <w:t>GNSS</w:t>
      </w:r>
      <w:r w:rsidRPr="00681019">
        <w:rPr>
          <w:lang w:val="ru-RU"/>
        </w:rPr>
        <w:t xml:space="preserve"> для карт времени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>.</w:t>
      </w:r>
    </w:p>
    <w:p w14:paraId="43201549" w14:textId="77777777" w:rsidR="00E17BEE" w:rsidRPr="00681019" w:rsidRDefault="00E17BEE" w:rsidP="0059750E">
      <w:pPr>
        <w:spacing w:line="240" w:lineRule="auto"/>
        <w:rPr>
          <w:lang w:val="ru-RU"/>
        </w:rPr>
      </w:pPr>
    </w:p>
    <w:p w14:paraId="40DD6BF5" w14:textId="28BB0FFF" w:rsidR="0044605B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Стандартный модульный форм-фактор </w:t>
      </w:r>
      <w:r>
        <w:t>RCB</w:t>
      </w:r>
      <w:r w:rsidRPr="00681019">
        <w:rPr>
          <w:lang w:val="ru-RU"/>
        </w:rPr>
        <w:t xml:space="preserve"> позволяет клиентам легко заменять и модернизировать приемники </w:t>
      </w:r>
      <w:r>
        <w:t>GNSS</w:t>
      </w:r>
      <w:r w:rsidRPr="00681019">
        <w:rPr>
          <w:lang w:val="ru-RU"/>
        </w:rPr>
        <w:t xml:space="preserve">, а производителям — упростить выпуск новых и улучшенных приемников </w:t>
      </w:r>
      <w:r>
        <w:t>GNSS</w:t>
      </w:r>
      <w:r w:rsidRPr="00681019">
        <w:rPr>
          <w:lang w:val="ru-RU"/>
        </w:rPr>
        <w:t xml:space="preserve">, совместимых с картами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Time</w:t>
      </w:r>
      <w:r w:rsidRPr="00681019">
        <w:rPr>
          <w:lang w:val="ru-RU"/>
        </w:rPr>
        <w:t xml:space="preserve"> </w:t>
      </w:r>
      <w:r>
        <w:t>Card</w:t>
      </w:r>
      <w:r w:rsidRPr="00681019">
        <w:rPr>
          <w:lang w:val="ru-RU"/>
        </w:rPr>
        <w:t>.</w:t>
      </w:r>
    </w:p>
    <w:p w14:paraId="09837910" w14:textId="77777777" w:rsidR="0044605B" w:rsidRPr="00681019" w:rsidRDefault="0044605B" w:rsidP="0059750E">
      <w:pPr>
        <w:spacing w:line="240" w:lineRule="auto"/>
        <w:rPr>
          <w:lang w:val="ru-RU"/>
        </w:rPr>
      </w:pPr>
    </w:p>
    <w:p w14:paraId="13C8133D" w14:textId="77777777" w:rsidR="0044605B" w:rsidRPr="00681019" w:rsidRDefault="005A0602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RCB</w:t>
      </w:r>
      <w:r w:rsidRPr="00681019">
        <w:rPr>
          <w:lang w:val="ru-RU"/>
        </w:rPr>
        <w:t xml:space="preserve"> может привести к более быстрым темпам инноваций и разработок, поскольку производители смогут сосредоточиться на создании новых компонентов, а не на итерациях серверов времени, карт времени и сетевых карт для каждого нового продукта или модификации.</w:t>
      </w:r>
    </w:p>
    <w:p w14:paraId="7D96B604" w14:textId="77777777" w:rsidR="00CA1A3D" w:rsidRPr="00681019" w:rsidRDefault="00CA1A3D" w:rsidP="0059750E">
      <w:pPr>
        <w:spacing w:line="240" w:lineRule="auto"/>
        <w:rPr>
          <w:highlight w:val="yellow"/>
          <w:lang w:val="ru-RU"/>
        </w:rPr>
      </w:pPr>
    </w:p>
    <w:p w14:paraId="19D1B3C3" w14:textId="77777777" w:rsidR="00E708DF" w:rsidRDefault="00F44457" w:rsidP="0059750E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BC8B4DF" wp14:editId="6DCFA64D">
            <wp:extent cx="2923954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44" cy="20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081" w14:textId="77777777" w:rsidR="00F44457" w:rsidRPr="00681019" w:rsidRDefault="00E708DF" w:rsidP="0059750E">
      <w:pPr>
        <w:pStyle w:val="aa"/>
        <w:jc w:val="center"/>
        <w:rPr>
          <w:lang w:val="ru-RU"/>
        </w:rPr>
      </w:pPr>
      <w:r w:rsidRPr="00681019">
        <w:rPr>
          <w:lang w:val="ru-RU"/>
        </w:rPr>
        <w:t>Фигура</w:t>
      </w:r>
      <w:r>
        <w:fldChar w:fldCharType="begin"/>
      </w:r>
      <w:r>
        <w:instrText>SEQ</w:instrText>
      </w:r>
      <w:r w:rsidRPr="00681019">
        <w:rPr>
          <w:lang w:val="ru-RU"/>
        </w:rPr>
        <w:instrText xml:space="preserve"> </w:instrText>
      </w:r>
      <w:r>
        <w:instrText>Figure</w:instrText>
      </w:r>
      <w:r w:rsidRPr="00681019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681019">
        <w:rPr>
          <w:noProof/>
          <w:lang w:val="ru-RU"/>
        </w:rPr>
        <w:t>1</w:t>
      </w:r>
      <w:r>
        <w:fldChar w:fldCharType="end"/>
      </w:r>
      <w:r w:rsidRPr="00681019">
        <w:rPr>
          <w:lang w:val="ru-RU"/>
        </w:rPr>
        <w:t xml:space="preserve">- Табель учета рабочего времени с </w:t>
      </w:r>
      <w:r>
        <w:t>RCB</w:t>
      </w:r>
    </w:p>
    <w:p w14:paraId="58222556" w14:textId="77777777" w:rsidR="00F44457" w:rsidRPr="00681019" w:rsidRDefault="00F44457" w:rsidP="0059750E">
      <w:pPr>
        <w:spacing w:line="240" w:lineRule="auto"/>
        <w:rPr>
          <w:highlight w:val="yellow"/>
          <w:lang w:val="ru-RU"/>
        </w:rPr>
      </w:pPr>
    </w:p>
    <w:p w14:paraId="30FF313B" w14:textId="77777777" w:rsidR="00E708DF" w:rsidRDefault="00CA1A3D" w:rsidP="0059750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22BC943" wp14:editId="74D501C1">
            <wp:extent cx="3781425" cy="1709862"/>
            <wp:effectExtent l="0" t="0" r="0" b="5080"/>
            <wp:docPr id="56" name="Picture 56" descr="GNSS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NSS Receiv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5970" r="4968" b="12337"/>
                    <a:stretch/>
                  </pic:blipFill>
                  <pic:spPr bwMode="auto">
                    <a:xfrm>
                      <a:off x="0" y="0"/>
                      <a:ext cx="3792227" cy="17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67DE" w14:textId="6C665CBC" w:rsidR="00CA1A3D" w:rsidRPr="00681019" w:rsidRDefault="00681019" w:rsidP="0059750E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08DF">
        <w:fldChar w:fldCharType="begin"/>
      </w:r>
      <w:r w:rsidR="00E708DF">
        <w:instrText>SEQ</w:instrText>
      </w:r>
      <w:r w:rsidR="00E708DF" w:rsidRPr="00681019">
        <w:rPr>
          <w:lang w:val="ru-RU"/>
        </w:rPr>
        <w:instrText xml:space="preserve"> </w:instrText>
      </w:r>
      <w:r w:rsidR="00E708DF">
        <w:instrText>Figure</w:instrText>
      </w:r>
      <w:r w:rsidR="00E708DF" w:rsidRPr="00681019">
        <w:rPr>
          <w:lang w:val="ru-RU"/>
        </w:rPr>
        <w:instrText xml:space="preserve"> \* </w:instrText>
      </w:r>
      <w:r w:rsidR="00E708DF">
        <w:instrText>ARABIC</w:instrText>
      </w:r>
      <w:r w:rsidR="00E708DF">
        <w:fldChar w:fldCharType="separate"/>
      </w:r>
      <w:r w:rsidR="00E708DF" w:rsidRPr="00681019">
        <w:rPr>
          <w:noProof/>
          <w:lang w:val="ru-RU"/>
        </w:rPr>
        <w:t>2</w:t>
      </w:r>
      <w:r w:rsidR="00E708DF">
        <w:fldChar w:fldCharType="end"/>
      </w:r>
      <w:r w:rsidR="00E708DF" w:rsidRPr="00681019">
        <w:rPr>
          <w:lang w:val="ru-RU"/>
        </w:rPr>
        <w:t>- Плата приемника-носителя (</w:t>
      </w:r>
      <w:r w:rsidR="00E708DF">
        <w:t>RCB</w:t>
      </w:r>
      <w:r w:rsidR="00E708DF" w:rsidRPr="00681019">
        <w:rPr>
          <w:lang w:val="ru-RU"/>
        </w:rPr>
        <w:t>)</w:t>
      </w:r>
    </w:p>
    <w:p w14:paraId="156D9BC6" w14:textId="77777777" w:rsidR="0059750E" w:rsidRPr="00681019" w:rsidRDefault="0059750E">
      <w:pPr>
        <w:rPr>
          <w:b/>
          <w:sz w:val="24"/>
          <w:szCs w:val="24"/>
          <w:lang w:val="ru-RU"/>
        </w:rPr>
      </w:pPr>
      <w:bookmarkStart w:id="4" w:name="_tyjcwt" w:colFirst="0" w:colLast="0"/>
      <w:bookmarkStart w:id="5" w:name="_3dy6vkm" w:colFirst="0" w:colLast="0"/>
      <w:bookmarkEnd w:id="4"/>
      <w:bookmarkEnd w:id="5"/>
      <w:r w:rsidRPr="00681019">
        <w:rPr>
          <w:lang w:val="ru-RU"/>
        </w:rPr>
        <w:br w:type="page"/>
      </w:r>
    </w:p>
    <w:p w14:paraId="28FDB287" w14:textId="77777777" w:rsidR="00BA3F00" w:rsidRDefault="00BA3F00" w:rsidP="0059750E">
      <w:pPr>
        <w:pStyle w:val="2"/>
        <w:numPr>
          <w:ilvl w:val="1"/>
          <w:numId w:val="31"/>
        </w:numPr>
        <w:spacing w:line="240" w:lineRule="auto"/>
      </w:pPr>
      <w:bookmarkStart w:id="6" w:name="_Toc125314058"/>
      <w:r>
        <w:lastRenderedPageBreak/>
        <w:t>Сокращения</w:t>
      </w:r>
      <w:bookmarkEnd w:id="6"/>
    </w:p>
    <w:tbl>
      <w:tblPr>
        <w:tblStyle w:val="af0"/>
        <w:tblW w:w="6750" w:type="dxa"/>
        <w:tblInd w:w="1075" w:type="dxa"/>
        <w:tblLook w:val="04A0" w:firstRow="1" w:lastRow="0" w:firstColumn="1" w:lastColumn="0" w:noHBand="0" w:noVBand="1"/>
      </w:tblPr>
      <w:tblGrid>
        <w:gridCol w:w="2041"/>
        <w:gridCol w:w="4709"/>
      </w:tblGrid>
      <w:tr w:rsidR="008D2863" w14:paraId="28801EC9" w14:textId="77777777" w:rsidTr="00E708DF">
        <w:tc>
          <w:tcPr>
            <w:tcW w:w="2041" w:type="dxa"/>
          </w:tcPr>
          <w:p w14:paraId="27B6B658" w14:textId="77777777" w:rsidR="008D2863" w:rsidRPr="008D2863" w:rsidRDefault="008D2863" w:rsidP="0059750E">
            <w:pPr>
              <w:rPr>
                <w:b/>
                <w:bCs/>
              </w:rPr>
            </w:pPr>
            <w:r>
              <w:rPr>
                <w:b/>
                <w:bCs/>
              </w:rPr>
              <w:t>Аббревиатура</w:t>
            </w:r>
          </w:p>
        </w:tc>
        <w:tc>
          <w:tcPr>
            <w:tcW w:w="4709" w:type="dxa"/>
          </w:tcPr>
          <w:p w14:paraId="277E0485" w14:textId="77777777" w:rsidR="008D2863" w:rsidRPr="008D2863" w:rsidRDefault="008D2863" w:rsidP="0059750E">
            <w:pPr>
              <w:rPr>
                <w:b/>
                <w:bCs/>
              </w:rPr>
            </w:pPr>
            <w:r>
              <w:rPr>
                <w:b/>
                <w:bCs/>
              </w:rPr>
              <w:t>Определение</w:t>
            </w:r>
          </w:p>
        </w:tc>
      </w:tr>
      <w:tr w:rsidR="008D2863" w14:paraId="37CAD8E6" w14:textId="77777777" w:rsidTr="00E708DF">
        <w:tc>
          <w:tcPr>
            <w:tcW w:w="2041" w:type="dxa"/>
          </w:tcPr>
          <w:p w14:paraId="5629CEE6" w14:textId="77777777" w:rsidR="008D2863" w:rsidRDefault="008D2863" w:rsidP="0059750E">
            <w:r>
              <w:t>ГНСС</w:t>
            </w:r>
          </w:p>
        </w:tc>
        <w:tc>
          <w:tcPr>
            <w:tcW w:w="4709" w:type="dxa"/>
          </w:tcPr>
          <w:p w14:paraId="1CF32B25" w14:textId="77777777" w:rsidR="008D2863" w:rsidRDefault="008D2863" w:rsidP="0059750E">
            <w:r w:rsidRPr="009B2921">
              <w:t>Глобальная навигационная спутниковая система</w:t>
            </w:r>
          </w:p>
        </w:tc>
      </w:tr>
      <w:tr w:rsidR="008D2863" w14:paraId="7A3B2BC0" w14:textId="77777777" w:rsidTr="00E708DF">
        <w:tc>
          <w:tcPr>
            <w:tcW w:w="2041" w:type="dxa"/>
          </w:tcPr>
          <w:p w14:paraId="7BEFBAB4" w14:textId="1027D012" w:rsidR="008D2863" w:rsidRDefault="00681019" w:rsidP="0059750E">
            <w:r>
              <w:t>RCB</w:t>
            </w:r>
          </w:p>
        </w:tc>
        <w:tc>
          <w:tcPr>
            <w:tcW w:w="4709" w:type="dxa"/>
          </w:tcPr>
          <w:p w14:paraId="36DA92B6" w14:textId="77777777" w:rsidR="008D2863" w:rsidRDefault="008D2863" w:rsidP="0059750E">
            <w:r>
              <w:t>Плата приемника-носителя</w:t>
            </w:r>
          </w:p>
        </w:tc>
      </w:tr>
      <w:tr w:rsidR="008D2863" w14:paraId="4D2DE39E" w14:textId="77777777" w:rsidTr="00E708DF">
        <w:tc>
          <w:tcPr>
            <w:tcW w:w="2041" w:type="dxa"/>
          </w:tcPr>
          <w:p w14:paraId="6544275A" w14:textId="52EAD006" w:rsidR="008D2863" w:rsidRDefault="00681019" w:rsidP="0059750E">
            <w:r>
              <w:t>PPS</w:t>
            </w:r>
          </w:p>
        </w:tc>
        <w:tc>
          <w:tcPr>
            <w:tcW w:w="4709" w:type="dxa"/>
          </w:tcPr>
          <w:p w14:paraId="02A69EFC" w14:textId="77777777" w:rsidR="008D2863" w:rsidRDefault="00F44457" w:rsidP="0059750E">
            <w:r>
              <w:t>Импульс в секунду</w:t>
            </w:r>
          </w:p>
        </w:tc>
      </w:tr>
      <w:tr w:rsidR="008D2863" w14:paraId="465F46DC" w14:textId="77777777" w:rsidTr="00E708DF">
        <w:tc>
          <w:tcPr>
            <w:tcW w:w="2041" w:type="dxa"/>
          </w:tcPr>
          <w:p w14:paraId="7481F578" w14:textId="682F9BE5" w:rsidR="008D2863" w:rsidRDefault="00681019" w:rsidP="0059750E">
            <w:r>
              <w:t>TOD</w:t>
            </w:r>
          </w:p>
        </w:tc>
        <w:tc>
          <w:tcPr>
            <w:tcW w:w="4709" w:type="dxa"/>
          </w:tcPr>
          <w:p w14:paraId="38B301F8" w14:textId="77777777" w:rsidR="008D2863" w:rsidRDefault="00E23766" w:rsidP="0059750E">
            <w:r>
              <w:t>Время суток</w:t>
            </w:r>
          </w:p>
        </w:tc>
      </w:tr>
      <w:tr w:rsidR="008D2863" w14:paraId="5704D1B4" w14:textId="77777777" w:rsidTr="00E708DF">
        <w:tc>
          <w:tcPr>
            <w:tcW w:w="2041" w:type="dxa"/>
          </w:tcPr>
          <w:p w14:paraId="502E2F80" w14:textId="77777777" w:rsidR="008D2863" w:rsidRDefault="00FB3275" w:rsidP="0059750E">
            <w:r>
              <w:t>NIC</w:t>
            </w:r>
          </w:p>
        </w:tc>
        <w:tc>
          <w:tcPr>
            <w:tcW w:w="4709" w:type="dxa"/>
          </w:tcPr>
          <w:p w14:paraId="16E12994" w14:textId="77777777" w:rsidR="008D2863" w:rsidRDefault="00FB3275" w:rsidP="0059750E">
            <w:r>
              <w:t>Сетевая интерфейсная карта</w:t>
            </w:r>
          </w:p>
        </w:tc>
      </w:tr>
      <w:tr w:rsidR="008D2863" w14:paraId="09DB79FD" w14:textId="77777777" w:rsidTr="00E708DF">
        <w:tc>
          <w:tcPr>
            <w:tcW w:w="2041" w:type="dxa"/>
          </w:tcPr>
          <w:p w14:paraId="6EEDD668" w14:textId="47AFE3B5" w:rsidR="008D2863" w:rsidRDefault="00681019" w:rsidP="0059750E">
            <w:r>
              <w:t>PTP</w:t>
            </w:r>
          </w:p>
        </w:tc>
        <w:tc>
          <w:tcPr>
            <w:tcW w:w="4709" w:type="dxa"/>
          </w:tcPr>
          <w:p w14:paraId="354742D3" w14:textId="77777777" w:rsidR="008D2863" w:rsidRDefault="00F44457" w:rsidP="0059750E">
            <w:r>
              <w:t>Протокол точного времени</w:t>
            </w:r>
          </w:p>
        </w:tc>
      </w:tr>
    </w:tbl>
    <w:p w14:paraId="43E39083" w14:textId="77777777" w:rsidR="00BA3F00" w:rsidRPr="00BA3F00" w:rsidRDefault="00BA3F00" w:rsidP="0059750E">
      <w:pPr>
        <w:spacing w:line="240" w:lineRule="auto"/>
      </w:pPr>
    </w:p>
    <w:p w14:paraId="0C2BD4E0" w14:textId="77777777" w:rsidR="00CA1A3D" w:rsidRDefault="00CA1A3D" w:rsidP="0059750E">
      <w:pPr>
        <w:pStyle w:val="1"/>
        <w:numPr>
          <w:ilvl w:val="0"/>
          <w:numId w:val="31"/>
        </w:numPr>
        <w:spacing w:line="240" w:lineRule="auto"/>
      </w:pPr>
      <w:bookmarkStart w:id="7" w:name="_Toc125314059"/>
      <w:r>
        <w:t>Объем</w:t>
      </w:r>
      <w:bookmarkEnd w:id="7"/>
    </w:p>
    <w:p w14:paraId="08923C57" w14:textId="77777777" w:rsidR="00CA1A3D" w:rsidRPr="00681019" w:rsidRDefault="00CA1A3D" w:rsidP="00681019">
      <w:pPr>
        <w:spacing w:line="240" w:lineRule="auto"/>
        <w:jc w:val="both"/>
        <w:rPr>
          <w:lang w:val="ru-RU"/>
        </w:rPr>
      </w:pPr>
      <w:r w:rsidRPr="00681019">
        <w:rPr>
          <w:lang w:val="ru-RU"/>
        </w:rPr>
        <w:t>В настоящем документе определяются технические детали базовой спецификации платы приемника (</w:t>
      </w:r>
      <w:r>
        <w:t>RCB</w:t>
      </w:r>
      <w:r w:rsidRPr="00681019">
        <w:rPr>
          <w:lang w:val="ru-RU"/>
        </w:rPr>
        <w:t>).</w:t>
      </w:r>
    </w:p>
    <w:p w14:paraId="6D219A76" w14:textId="77777777" w:rsidR="00B5249B" w:rsidRPr="00681019" w:rsidRDefault="00CA1A3D" w:rsidP="00681019">
      <w:pPr>
        <w:spacing w:line="240" w:lineRule="auto"/>
        <w:jc w:val="both"/>
        <w:rPr>
          <w:sz w:val="24"/>
          <w:szCs w:val="24"/>
          <w:lang w:val="ru-RU"/>
        </w:rPr>
      </w:pPr>
      <w:bookmarkStart w:id="8" w:name="_hkhn0q2vwxj3" w:colFirst="0" w:colLast="0"/>
      <w:bookmarkStart w:id="9" w:name="_a7bl2zg7zqvf" w:colFirst="0" w:colLast="0"/>
      <w:bookmarkEnd w:id="8"/>
      <w:bookmarkEnd w:id="9"/>
      <w:r w:rsidRPr="00681019">
        <w:rPr>
          <w:lang w:val="ru-RU"/>
        </w:rPr>
        <w:t xml:space="preserve">Любой поставщик, желающий получить признание </w:t>
      </w:r>
      <w:r>
        <w:t>OCP</w:t>
      </w:r>
      <w:r w:rsidRPr="00681019">
        <w:rPr>
          <w:lang w:val="ru-RU"/>
        </w:rPr>
        <w:t xml:space="preserve"> для аппаратного продукта на основе этой Спецификации, должен на 100% соответствовать всем описанным функциям или требованиям.</w:t>
      </w:r>
      <w:bookmarkStart w:id="10" w:name="_eulbnhspeqcb" w:colFirst="0" w:colLast="0"/>
      <w:bookmarkEnd w:id="10"/>
    </w:p>
    <w:p w14:paraId="5FA83531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1" w:name="_Toc125314064"/>
      <w:r>
        <w:t>Открытость</w:t>
      </w:r>
      <w:bookmarkEnd w:id="11"/>
    </w:p>
    <w:p w14:paraId="530D72F0" w14:textId="77777777" w:rsidR="004F02EF" w:rsidRPr="00681019" w:rsidRDefault="008160C5" w:rsidP="005D4D27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делает шаг к модульности </w:t>
      </w:r>
      <w:r w:rsidRPr="00866127">
        <w:t>OCP</w:t>
      </w:r>
      <w:r w:rsidRPr="00681019">
        <w:rPr>
          <w:lang w:val="ru-RU"/>
        </w:rPr>
        <w:t>-</w:t>
      </w:r>
      <w:r w:rsidRPr="00866127">
        <w:t>TAP</w:t>
      </w:r>
      <w:r w:rsidRPr="00681019">
        <w:rPr>
          <w:lang w:val="ru-RU"/>
        </w:rPr>
        <w:t xml:space="preserve"> </w:t>
      </w:r>
      <w:r w:rsidRPr="00866127">
        <w:t>Time</w:t>
      </w:r>
      <w:ins w:id="12" w:author="Elad Wind" w:date="2023-01-16T23:06:00Z">
        <w:r w:rsidR="003A3D55" w:rsidRPr="00681019">
          <w:rPr>
            <w:lang w:val="ru-RU"/>
          </w:rPr>
          <w:t>-</w:t>
        </w:r>
      </w:ins>
      <w:del w:id="13" w:author="Elad Wind" w:date="2023-01-16T23:06:00Z">
        <w:r w:rsidR="004F02EF" w:rsidRPr="00681019" w:rsidDel="003A3D55">
          <w:rPr>
            <w:lang w:val="ru-RU"/>
          </w:rPr>
          <w:delText xml:space="preserve"> </w:delText>
        </w:r>
      </w:del>
      <w:r w:rsidR="004F02EF" w:rsidRPr="00681019">
        <w:rPr>
          <w:lang w:val="ru-RU"/>
        </w:rPr>
        <w:t xml:space="preserve">Карта, позволяющая легко интегрировать модульные сменные </w:t>
      </w:r>
      <w:r w:rsidR="004F02EF" w:rsidRPr="00866127">
        <w:t>GNSS</w:t>
      </w:r>
      <w:r w:rsidR="004F02EF" w:rsidRPr="00681019">
        <w:rPr>
          <w:lang w:val="ru-RU"/>
        </w:rPr>
        <w:t>-приемники в карты учета времени.</w:t>
      </w:r>
    </w:p>
    <w:p w14:paraId="45FF4EBC" w14:textId="77777777" w:rsidR="00A22CB1" w:rsidRPr="00681019" w:rsidRDefault="005D4D27" w:rsidP="005D4D27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>Этот стандартный модульный форм-фактор позволяет большему количеству поставщиков внедрять инновации и сделать центры обработки данных с учетом времени повсеместными.</w:t>
      </w:r>
    </w:p>
    <w:p w14:paraId="6E7C4B33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4" w:name="_Toc125314065"/>
      <w:r>
        <w:t>Эффективность</w:t>
      </w:r>
      <w:bookmarkEnd w:id="14"/>
    </w:p>
    <w:p w14:paraId="315DD99E" w14:textId="27D95B93" w:rsidR="008311BC" w:rsidRPr="00681019" w:rsidRDefault="00F70604" w:rsidP="0059750E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 xml:space="preserve">Благодаря этой модульности функциональные возможности </w:t>
      </w:r>
      <w:r w:rsidR="00681019">
        <w:t>Qantum</w:t>
      </w:r>
      <w:r w:rsidRPr="00681019">
        <w:rPr>
          <w:lang w:val="ru-RU"/>
        </w:rPr>
        <w:t xml:space="preserve">, такие как удержание и точность, могут быть спроектированы и оценены отдельно от приемника </w:t>
      </w:r>
      <w:r w:rsidRPr="00866127">
        <w:t>GNSS</w:t>
      </w:r>
      <w:r w:rsidRPr="00681019">
        <w:rPr>
          <w:lang w:val="ru-RU"/>
        </w:rPr>
        <w:t xml:space="preserve"> и позволяют параллельным технологическим циклам происходить одновременно. Технические усовершенствования в </w:t>
      </w:r>
      <w:r w:rsidRPr="00866127">
        <w:t>RCB</w:t>
      </w:r>
      <w:r w:rsidRPr="00681019">
        <w:rPr>
          <w:lang w:val="ru-RU"/>
        </w:rPr>
        <w:t xml:space="preserve"> не требуют изменения </w:t>
      </w:r>
      <w:r w:rsidR="00681019">
        <w:t>Qantum</w:t>
      </w:r>
      <w:r w:rsidR="00681019" w:rsidRPr="00681019">
        <w:rPr>
          <w:lang w:val="ru-RU"/>
        </w:rPr>
        <w:t xml:space="preserve"> </w:t>
      </w:r>
      <w:r w:rsidRPr="00866127">
        <w:t>Time</w:t>
      </w:r>
      <w:r w:rsidRPr="00681019">
        <w:rPr>
          <w:lang w:val="ru-RU"/>
        </w:rPr>
        <w:t xml:space="preserve"> </w:t>
      </w:r>
      <w:r w:rsidRPr="00866127">
        <w:t>Card</w:t>
      </w:r>
      <w:r w:rsidRPr="00681019">
        <w:rPr>
          <w:lang w:val="ru-RU"/>
        </w:rPr>
        <w:t>.</w:t>
      </w:r>
    </w:p>
    <w:p w14:paraId="78724010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5" w:name="_Toc125314066"/>
      <w:r>
        <w:t>Влияние</w:t>
      </w:r>
      <w:bookmarkEnd w:id="15"/>
    </w:p>
    <w:p w14:paraId="773EA889" w14:textId="589AEFA4" w:rsidR="00B5249B" w:rsidRPr="00681019" w:rsidRDefault="008311BC" w:rsidP="0059750E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улучшает преимущество инноваций </w:t>
      </w:r>
      <w:r w:rsidRPr="00866127">
        <w:t>GNSS</w:t>
      </w:r>
      <w:r w:rsidRPr="00681019">
        <w:rPr>
          <w:lang w:val="ru-RU"/>
        </w:rPr>
        <w:t xml:space="preserve"> по времени вывода на рынок, например, возможность добавлять поддержку новых созвездий, двухдиапазонных приемников созвездий и т. д.</w:t>
      </w:r>
    </w:p>
    <w:p w14:paraId="39D48110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16" w:name="_f98grsjpr784" w:colFirst="0" w:colLast="0"/>
      <w:bookmarkStart w:id="17" w:name="_q56lys3bc52h" w:colFirst="0" w:colLast="0"/>
      <w:bookmarkStart w:id="18" w:name="_y2bdo7scdqeu" w:colFirst="0" w:colLast="0"/>
      <w:bookmarkStart w:id="19" w:name="_Toc125314068"/>
      <w:bookmarkEnd w:id="16"/>
      <w:bookmarkEnd w:id="17"/>
      <w:bookmarkEnd w:id="18"/>
      <w:r>
        <w:t>Физические характеристики</w:t>
      </w:r>
      <w:bookmarkEnd w:id="19"/>
    </w:p>
    <w:p w14:paraId="28680EDE" w14:textId="77777777" w:rsidR="00B5249B" w:rsidRPr="00681019" w:rsidRDefault="00D71E34" w:rsidP="008076DA">
      <w:pPr>
        <w:spacing w:line="240" w:lineRule="auto"/>
        <w:rPr>
          <w:iCs/>
          <w:lang w:val="ru-RU"/>
        </w:rPr>
      </w:pPr>
      <w:r w:rsidRPr="00681019">
        <w:rPr>
          <w:iCs/>
          <w:lang w:val="ru-RU"/>
        </w:rPr>
        <w:t xml:space="preserve">Требования к размерам модуля </w:t>
      </w:r>
      <w:r w:rsidRPr="008076DA">
        <w:rPr>
          <w:iCs/>
        </w:rPr>
        <w:t>RCB</w:t>
      </w:r>
      <w:r w:rsidRPr="00681019">
        <w:rPr>
          <w:iCs/>
          <w:lang w:val="ru-RU"/>
        </w:rPr>
        <w:t xml:space="preserve">, вводу/выводу и механическим характеристикам определены для обеспечения совместимости со спецификацией </w:t>
      </w:r>
      <w:r w:rsidRPr="008076DA">
        <w:rPr>
          <w:iCs/>
        </w:rPr>
        <w:t>OCP</w:t>
      </w:r>
      <w:r w:rsidRPr="00681019">
        <w:rPr>
          <w:iCs/>
          <w:lang w:val="ru-RU"/>
        </w:rPr>
        <w:t>-</w:t>
      </w:r>
      <w:r w:rsidRPr="008076DA">
        <w:rPr>
          <w:iCs/>
        </w:rPr>
        <w:t>TAP</w:t>
      </w:r>
      <w:r w:rsidRPr="00681019">
        <w:rPr>
          <w:iCs/>
          <w:lang w:val="ru-RU"/>
        </w:rPr>
        <w:t xml:space="preserve"> </w:t>
      </w:r>
      <w:r w:rsidRPr="008076DA">
        <w:rPr>
          <w:iCs/>
        </w:rPr>
        <w:t>Time</w:t>
      </w:r>
      <w:r w:rsidRPr="00681019">
        <w:rPr>
          <w:iCs/>
          <w:lang w:val="ru-RU"/>
        </w:rPr>
        <w:t>-</w:t>
      </w:r>
      <w:r w:rsidRPr="008076DA">
        <w:rPr>
          <w:iCs/>
        </w:rPr>
        <w:t>Card</w:t>
      </w:r>
      <w:r w:rsidRPr="00681019">
        <w:rPr>
          <w:iCs/>
          <w:lang w:val="ru-RU"/>
        </w:rPr>
        <w:t>.</w:t>
      </w:r>
    </w:p>
    <w:p w14:paraId="3B0F1C23" w14:textId="77777777" w:rsidR="001124E9" w:rsidRPr="00681019" w:rsidRDefault="001124E9" w:rsidP="001124E9">
      <w:pPr>
        <w:spacing w:line="240" w:lineRule="auto"/>
        <w:rPr>
          <w:lang w:val="ru-RU"/>
        </w:rPr>
      </w:pPr>
    </w:p>
    <w:p w14:paraId="4DB73B1D" w14:textId="77777777" w:rsidR="001124E9" w:rsidRPr="00681019" w:rsidRDefault="001124E9" w:rsidP="001124E9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состоит из печатной платы размером 67,25 мм </w:t>
      </w:r>
      <w:r>
        <w:t>x</w:t>
      </w:r>
      <w:r w:rsidRPr="00681019">
        <w:rPr>
          <w:lang w:val="ru-RU"/>
        </w:rPr>
        <w:t xml:space="preserve"> 31,75 мм.</w:t>
      </w:r>
    </w:p>
    <w:p w14:paraId="09639D8E" w14:textId="77777777" w:rsidR="00C87C50" w:rsidRPr="00101C9A" w:rsidRDefault="00C87C50" w:rsidP="00C87C50">
      <w:pPr>
        <w:pStyle w:val="2"/>
        <w:numPr>
          <w:ilvl w:val="1"/>
          <w:numId w:val="31"/>
        </w:numPr>
      </w:pPr>
      <w:bookmarkStart w:id="20" w:name="_Toc125314046"/>
      <w:bookmarkStart w:id="21" w:name="_Toc125314069"/>
      <w:r w:rsidRPr="00101C9A">
        <w:t>Маркировка</w:t>
      </w:r>
      <w:bookmarkEnd w:id="20"/>
    </w:p>
    <w:p w14:paraId="4DA01824" w14:textId="77777777" w:rsidR="00C87C50" w:rsidRPr="00B72A32" w:rsidRDefault="00C87C50" w:rsidP="00C87C50">
      <w:pPr>
        <w:pStyle w:val="a9"/>
        <w:spacing w:line="240" w:lineRule="auto"/>
        <w:rPr>
          <w:iCs/>
          <w:sz w:val="20"/>
          <w:szCs w:val="20"/>
        </w:rPr>
      </w:pPr>
      <w:r w:rsidRPr="00681019">
        <w:rPr>
          <w:lang w:val="ru-RU"/>
        </w:rPr>
        <w:t xml:space="preserve">Этикетки будут содержать информацию о номере детали и серийном номере. </w:t>
      </w:r>
      <w:r>
        <w:t>Серийный номер указывает на первоначальное время изготовления.</w:t>
      </w:r>
    </w:p>
    <w:p w14:paraId="11CB08D4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r>
        <w:lastRenderedPageBreak/>
        <w:t>Ввод/вывод</w:t>
      </w:r>
      <w:bookmarkEnd w:id="21"/>
    </w:p>
    <w:p w14:paraId="351E6823" w14:textId="77777777" w:rsidR="00B5249B" w:rsidRPr="00681019" w:rsidRDefault="00857C0F" w:rsidP="0059750E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содержит следующие интерфейсы ввода-вывода:</w:t>
      </w:r>
    </w:p>
    <w:p w14:paraId="6A8DC640" w14:textId="03E3BA4D" w:rsidR="00866CD9" w:rsidRPr="00693B05" w:rsidRDefault="00866CD9" w:rsidP="0059750E">
      <w:pPr>
        <w:pStyle w:val="a9"/>
        <w:numPr>
          <w:ilvl w:val="0"/>
          <w:numId w:val="27"/>
        </w:numPr>
        <w:spacing w:line="240" w:lineRule="auto"/>
      </w:pPr>
      <w:r>
        <w:t xml:space="preserve">Разъем платы </w:t>
      </w:r>
      <w:r w:rsidR="00681019">
        <w:t>Qantum</w:t>
      </w:r>
    </w:p>
    <w:p w14:paraId="5BFB86A6" w14:textId="77777777" w:rsidR="00857C0F" w:rsidRPr="00681019" w:rsidRDefault="00857C0F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 xml:space="preserve">Антенный коаксиальный разъем </w:t>
      </w:r>
      <w:r w:rsidRPr="00693B05">
        <w:t>SMA</w:t>
      </w:r>
      <w:r w:rsidRPr="00681019">
        <w:rPr>
          <w:lang w:val="ru-RU"/>
        </w:rPr>
        <w:t xml:space="preserve"> или </w:t>
      </w:r>
      <w:r w:rsidRPr="00693B05">
        <w:t>SMB</w:t>
      </w:r>
    </w:p>
    <w:p w14:paraId="5B6982BE" w14:textId="77777777" w:rsidR="000C3B9C" w:rsidRPr="00681019" w:rsidRDefault="000C3B9C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>Светодиодные индикаторы являются дополнительными и зависят от реализации поставщика.</w:t>
      </w:r>
    </w:p>
    <w:p w14:paraId="79C99733" w14:textId="77777777" w:rsidR="00CB74C5" w:rsidRDefault="000C3B9C" w:rsidP="0059750E">
      <w:pPr>
        <w:pStyle w:val="2"/>
        <w:numPr>
          <w:ilvl w:val="1"/>
          <w:numId w:val="31"/>
        </w:numPr>
        <w:spacing w:line="240" w:lineRule="auto"/>
      </w:pPr>
      <w:bookmarkStart w:id="22" w:name="_Toc125314070"/>
      <w:r>
        <w:t>Разъем платы – Распиновка</w:t>
      </w:r>
      <w:bookmarkEnd w:id="22"/>
    </w:p>
    <w:p w14:paraId="45BA7A1C" w14:textId="77777777" w:rsidR="007A5E8E" w:rsidRPr="00681019" w:rsidRDefault="00C63417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Разъем платы </w:t>
      </w:r>
      <w:r>
        <w:t>Time</w:t>
      </w:r>
      <w:r w:rsidRPr="00681019">
        <w:rPr>
          <w:lang w:val="ru-RU"/>
        </w:rPr>
        <w:t>-</w:t>
      </w:r>
      <w:r>
        <w:t>Card</w:t>
      </w:r>
      <w:r w:rsidRPr="00681019">
        <w:rPr>
          <w:lang w:val="ru-RU"/>
        </w:rPr>
        <w:t xml:space="preserve"> представляет собой стандартный 8-контактный разъем, который обеспечивает основные функции </w:t>
      </w:r>
      <w:r>
        <w:t>RCB</w:t>
      </w:r>
      <w:r w:rsidRPr="00681019">
        <w:rPr>
          <w:lang w:val="ru-RU"/>
        </w:rPr>
        <w:t>.</w:t>
      </w:r>
    </w:p>
    <w:p w14:paraId="1DEB644F" w14:textId="77777777" w:rsidR="007302E7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>UART – ToD от GNSS связи</w:t>
      </w:r>
    </w:p>
    <w:p w14:paraId="6A73DFE5" w14:textId="77777777" w:rsidR="00C63417" w:rsidRPr="00693B05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>PPS выход</w:t>
      </w:r>
    </w:p>
    <w:p w14:paraId="7A61530B" w14:textId="77777777" w:rsidR="00CB74C5" w:rsidRPr="00CB74C5" w:rsidRDefault="00CB74C5" w:rsidP="0059750E">
      <w:pPr>
        <w:spacing w:line="240" w:lineRule="auto"/>
        <w:rPr>
          <w:i/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406"/>
        <w:gridCol w:w="1414"/>
        <w:gridCol w:w="1675"/>
        <w:gridCol w:w="4855"/>
      </w:tblGrid>
      <w:tr w:rsidR="00CB74C5" w14:paraId="115BE6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2BBBAB2" w14:textId="77777777" w:rsidR="00CB74C5" w:rsidRPr="007302E7" w:rsidRDefault="00CB74C5" w:rsidP="0059750E">
            <w:pPr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Приколоть #</w:t>
            </w:r>
          </w:p>
        </w:tc>
        <w:tc>
          <w:tcPr>
            <w:tcW w:w="1440" w:type="dxa"/>
          </w:tcPr>
          <w:p w14:paraId="76F5EF24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Имя</w:t>
            </w:r>
          </w:p>
        </w:tc>
        <w:tc>
          <w:tcPr>
            <w:tcW w:w="1710" w:type="dxa"/>
          </w:tcPr>
          <w:p w14:paraId="53E425ED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Тип</w:t>
            </w:r>
          </w:p>
        </w:tc>
        <w:tc>
          <w:tcPr>
            <w:tcW w:w="5305" w:type="dxa"/>
          </w:tcPr>
          <w:p w14:paraId="728FCA97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Описание</w:t>
            </w:r>
          </w:p>
        </w:tc>
      </w:tr>
      <w:tr w:rsidR="00CB74C5" w14:paraId="1400949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DA139A8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b w:val="0"/>
                <w:bCs w:val="0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440" w:type="dxa"/>
          </w:tcPr>
          <w:p w14:paraId="7D2D9A8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VCC_ANT</w:t>
            </w:r>
          </w:p>
        </w:tc>
        <w:tc>
          <w:tcPr>
            <w:tcW w:w="1710" w:type="dxa"/>
          </w:tcPr>
          <w:p w14:paraId="598E053B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</w:p>
        </w:tc>
        <w:tc>
          <w:tcPr>
            <w:tcW w:w="5305" w:type="dxa"/>
          </w:tcPr>
          <w:p w14:paraId="386BA0B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Блок питания антенны, 3В3-5В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100мА</w:t>
            </w:r>
          </w:p>
        </w:tc>
      </w:tr>
      <w:tr w:rsidR="00CB74C5" w14:paraId="0DFF33B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5517371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50C6A94A" w14:textId="207725F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VCC</w:t>
            </w:r>
          </w:p>
        </w:tc>
        <w:tc>
          <w:tcPr>
            <w:tcW w:w="1710" w:type="dxa"/>
          </w:tcPr>
          <w:p w14:paraId="705963CE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</w:p>
        </w:tc>
        <w:tc>
          <w:tcPr>
            <w:tcW w:w="5305" w:type="dxa"/>
          </w:tcPr>
          <w:p w14:paraId="3056D391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Мощность приемника, 3</w:t>
            </w:r>
            <w:r w:rsidRPr="007302E7">
              <w:rPr>
                <w:rFonts w:asciiTheme="minorBidi" w:hAnsiTheme="minorBidi"/>
                <w:sz w:val="22"/>
                <w:szCs w:val="22"/>
              </w:rPr>
              <w:t>v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3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200 мА</w:t>
            </w:r>
          </w:p>
        </w:tc>
      </w:tr>
      <w:tr w:rsidR="00CB74C5" w14:paraId="5087CF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27016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10BB6E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TXD</w:t>
            </w:r>
          </w:p>
        </w:tc>
        <w:tc>
          <w:tcPr>
            <w:tcW w:w="1710" w:type="dxa"/>
          </w:tcPr>
          <w:p w14:paraId="6973F0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</w:p>
        </w:tc>
        <w:tc>
          <w:tcPr>
            <w:tcW w:w="5305" w:type="dxa"/>
          </w:tcPr>
          <w:p w14:paraId="1FCE83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TDX, LVCMOS</w:t>
            </w:r>
          </w:p>
        </w:tc>
      </w:tr>
      <w:tr w:rsidR="00CB74C5" w14:paraId="2554D75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54108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2ADF8B3C" w14:textId="235FFAE3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RST</w:t>
            </w:r>
          </w:p>
        </w:tc>
        <w:tc>
          <w:tcPr>
            <w:tcW w:w="1710" w:type="dxa"/>
          </w:tcPr>
          <w:p w14:paraId="5CED377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</w:p>
        </w:tc>
        <w:tc>
          <w:tcPr>
            <w:tcW w:w="5305" w:type="dxa"/>
          </w:tcPr>
          <w:p w14:paraId="1375B2B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Аппаратный сброс</w:t>
            </w:r>
          </w:p>
        </w:tc>
      </w:tr>
      <w:tr w:rsidR="00CB74C5" w14:paraId="2A2B95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2D5F06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2475A54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RXD</w:t>
            </w:r>
          </w:p>
        </w:tc>
        <w:tc>
          <w:tcPr>
            <w:tcW w:w="1710" w:type="dxa"/>
          </w:tcPr>
          <w:p w14:paraId="505224D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</w:p>
        </w:tc>
        <w:tc>
          <w:tcPr>
            <w:tcW w:w="5305" w:type="dxa"/>
          </w:tcPr>
          <w:p w14:paraId="7A5BADE8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RXD, LVCMOS</w:t>
            </w:r>
          </w:p>
        </w:tc>
      </w:tr>
      <w:tr w:rsidR="00CB74C5" w:rsidRPr="002D78DD" w14:paraId="5486E57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51D5D0A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3287247F" w14:textId="5C0FA7C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710" w:type="dxa"/>
          </w:tcPr>
          <w:p w14:paraId="058FEA2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</w:p>
        </w:tc>
        <w:tc>
          <w:tcPr>
            <w:tcW w:w="5305" w:type="dxa"/>
          </w:tcPr>
          <w:p w14:paraId="7D161DEC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Временной импульс (рекомендуется 1-</w:t>
            </w:r>
            <w:r w:rsidRPr="007302E7">
              <w:rPr>
                <w:rFonts w:asciiTheme="minorBidi" w:hAnsiTheme="minorBidi"/>
                <w:sz w:val="22"/>
                <w:szCs w:val="22"/>
              </w:rPr>
              <w:t>PPS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:rsidRPr="002D78DD" w14:paraId="759B9E6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61CD985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7</w:t>
            </w:r>
          </w:p>
        </w:tc>
        <w:tc>
          <w:tcPr>
            <w:tcW w:w="1440" w:type="dxa"/>
          </w:tcPr>
          <w:p w14:paraId="2BD1A95F" w14:textId="5CE0DF88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710" w:type="dxa"/>
          </w:tcPr>
          <w:p w14:paraId="255B642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Выход/Вход</w:t>
            </w:r>
          </w:p>
        </w:tc>
        <w:tc>
          <w:tcPr>
            <w:tcW w:w="5305" w:type="dxa"/>
          </w:tcPr>
          <w:p w14:paraId="3E1CE575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Временной импульс (выходной, входной, неиспользуемый или определенный),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14:paraId="4C6895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E19D57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8</w:t>
            </w:r>
          </w:p>
        </w:tc>
        <w:tc>
          <w:tcPr>
            <w:tcW w:w="1440" w:type="dxa"/>
          </w:tcPr>
          <w:p w14:paraId="70206CEF" w14:textId="1954F709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GND</w:t>
            </w:r>
          </w:p>
        </w:tc>
        <w:tc>
          <w:tcPr>
            <w:tcW w:w="1710" w:type="dxa"/>
          </w:tcPr>
          <w:p w14:paraId="26FFFA25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</w:p>
        </w:tc>
        <w:tc>
          <w:tcPr>
            <w:tcW w:w="5305" w:type="dxa"/>
          </w:tcPr>
          <w:p w14:paraId="452C37E1" w14:textId="77777777" w:rsidR="00CB74C5" w:rsidRPr="007302E7" w:rsidRDefault="00CB74C5" w:rsidP="0059750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Возврат питания, заземление</w:t>
            </w:r>
          </w:p>
        </w:tc>
      </w:tr>
    </w:tbl>
    <w:p w14:paraId="63476B87" w14:textId="77777777" w:rsidR="00B5249B" w:rsidRDefault="00454416" w:rsidP="0059750E">
      <w:pPr>
        <w:pStyle w:val="2"/>
        <w:numPr>
          <w:ilvl w:val="1"/>
          <w:numId w:val="31"/>
        </w:numPr>
        <w:spacing w:line="240" w:lineRule="auto"/>
      </w:pPr>
      <w:bookmarkStart w:id="23" w:name="_gj6fo31vr336" w:colFirst="0" w:colLast="0"/>
      <w:bookmarkEnd w:id="23"/>
      <w:r>
        <w:t>Отпечаток стопы и макет</w:t>
      </w:r>
    </w:p>
    <w:p w14:paraId="45F511A1" w14:textId="77777777" w:rsidR="0084266C" w:rsidRPr="00681019" w:rsidRDefault="00C61A4A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Это определяет механический форм-фактор и компоновку </w:t>
      </w:r>
      <w:r>
        <w:t>RCB</w:t>
      </w:r>
      <w:r w:rsidRPr="00681019">
        <w:rPr>
          <w:lang w:val="ru-RU"/>
        </w:rPr>
        <w:t>.</w:t>
      </w:r>
    </w:p>
    <w:p w14:paraId="65B2236E" w14:textId="77777777" w:rsidR="008901E4" w:rsidRDefault="0084266C" w:rsidP="0059750E">
      <w:pPr>
        <w:spacing w:line="240" w:lineRule="auto"/>
      </w:pPr>
      <w:r>
        <w:t>В частности, мы называем размещение</w:t>
      </w:r>
    </w:p>
    <w:p w14:paraId="7E0619E9" w14:textId="77777777" w:rsidR="008901E4" w:rsidRDefault="00C61A4A" w:rsidP="008901E4">
      <w:pPr>
        <w:pStyle w:val="a9"/>
        <w:numPr>
          <w:ilvl w:val="0"/>
          <w:numId w:val="33"/>
        </w:numPr>
        <w:spacing w:line="240" w:lineRule="auto"/>
      </w:pPr>
      <w:r>
        <w:t>Разъем антенны [📡]</w:t>
      </w:r>
    </w:p>
    <w:p w14:paraId="4B1CEF83" w14:textId="77777777" w:rsidR="008901E4" w:rsidRPr="00681019" w:rsidRDefault="00C61A4A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Разъем платы табельного учета [</w:t>
      </w:r>
      <w:r>
        <w:t>J</w:t>
      </w:r>
      <w:r w:rsidRPr="00681019">
        <w:rPr>
          <w:lang w:val="ru-RU"/>
        </w:rPr>
        <w:t>1]</w:t>
      </w:r>
    </w:p>
    <w:p w14:paraId="301D55C6" w14:textId="77777777" w:rsidR="00C61A4A" w:rsidRPr="00681019" w:rsidRDefault="009A09E8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Отверстия для крепления табельного учета</w:t>
      </w:r>
      <w:del w:id="24" w:author="Elad Wind" w:date="2023-01-16T23:07:00Z">
        <w:r w:rsidR="00BE7E95" w:rsidRPr="00681019" w:rsidDel="003A3D55">
          <w:rPr>
            <w:lang w:val="ru-RU"/>
          </w:rPr>
          <w:delText xml:space="preserve">. </w:delText>
        </w:r>
      </w:del>
    </w:p>
    <w:p w14:paraId="707056F5" w14:textId="77777777" w:rsidR="00DB494A" w:rsidRPr="00681019" w:rsidRDefault="00DB494A" w:rsidP="00315217">
      <w:pPr>
        <w:spacing w:line="240" w:lineRule="auto"/>
        <w:rPr>
          <w:lang w:val="ru-RU"/>
        </w:rPr>
      </w:pPr>
    </w:p>
    <w:p w14:paraId="3BE667B2" w14:textId="43478AB8" w:rsidR="00DB494A" w:rsidRDefault="00DB494A" w:rsidP="000A11D5">
      <w:pPr>
        <w:spacing w:line="240" w:lineRule="auto"/>
      </w:pPr>
      <w:r w:rsidRPr="00681019">
        <w:rPr>
          <w:lang w:val="ru-RU"/>
        </w:rPr>
        <w:t xml:space="preserve">Мы называем 4 отверстия для винтов, их расположение и размеры являются обязательными. </w:t>
      </w:r>
      <w:r>
        <w:t>Применяйте заземленные зоны безопасности для отверстий для винтов</w:t>
      </w:r>
    </w:p>
    <w:p w14:paraId="6F2C9843" w14:textId="2E2CB163" w:rsidR="00B5249B" w:rsidRPr="00730890" w:rsidRDefault="001B01D1" w:rsidP="0059750E">
      <w:pPr>
        <w:pStyle w:val="2"/>
        <w:numPr>
          <w:ilvl w:val="2"/>
          <w:numId w:val="31"/>
        </w:numPr>
        <w:spacing w:line="240" w:lineRule="auto"/>
      </w:pPr>
      <w:bookmarkStart w:id="25" w:name="_Toc125314072"/>
      <w:r>
        <w:lastRenderedPageBreak/>
        <w:t>Вид снизу</w:t>
      </w:r>
      <w:bookmarkEnd w:id="25"/>
      <w:r w:rsidR="00F27EA1">
        <w:rPr>
          <w:noProof/>
        </w:rPr>
        <mc:AlternateContent>
          <mc:Choice Requires="wpg">
            <w:drawing>
              <wp:anchor distT="0" distB="0" distL="114300" distR="114300" simplePos="0" relativeHeight="251658582" behindDoc="0" locked="0" layoutInCell="1" allowOverlap="1" wp14:anchorId="2AB130F7" wp14:editId="6AB04447">
                <wp:simplePos x="0" y="0"/>
                <wp:positionH relativeFrom="column">
                  <wp:posOffset>0</wp:posOffset>
                </wp:positionH>
                <wp:positionV relativeFrom="paragraph">
                  <wp:posOffset>262890</wp:posOffset>
                </wp:positionV>
                <wp:extent cx="5628640" cy="301053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640" cy="3010535"/>
                          <a:chOff x="0" y="0"/>
                          <a:chExt cx="5628640" cy="3010535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5628640" cy="3010535"/>
                            <a:chOff x="0" y="0"/>
                            <a:chExt cx="5628697" cy="301067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5628697" cy="2520835"/>
                              <a:chOff x="0" y="0"/>
                              <a:chExt cx="5628697" cy="2520835"/>
                            </a:xfrm>
                          </wpg:grpSpPr>
                          <wpg:grpS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5628697" cy="2520835"/>
                                <a:chOff x="0" y="0"/>
                                <a:chExt cx="5628697" cy="2520835"/>
                              </a:xfrm>
                            </wpg:grpSpPr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0" y="706582"/>
                                  <a:ext cx="4259580" cy="1812616"/>
                                  <a:chOff x="0" y="0"/>
                                  <a:chExt cx="4259580" cy="1812616"/>
                                </a:xfrm>
                              </wpg:grpSpPr>
                              <wpg:grpSp>
                                <wpg:cNvPr id="37" name="Group 37"/>
                                <wpg:cNvGrpSpPr/>
                                <wpg:grpSpPr>
                                  <a:xfrm>
                                    <a:off x="0" y="0"/>
                                    <a:ext cx="4145875" cy="1812616"/>
                                    <a:chOff x="0" y="0"/>
                                    <a:chExt cx="4145875" cy="1812616"/>
                                  </a:xfrm>
                                </wpg:grpSpPr>
                                <wpg:grpSp>
                                  <wpg:cNvPr id="35" name="Group 35"/>
                                  <wpg:cNvGrpSpPr/>
                                  <wpg:grpSpPr>
                                    <a:xfrm>
                                      <a:off x="0" y="499463"/>
                                      <a:ext cx="808121" cy="363621"/>
                                      <a:chOff x="0" y="0"/>
                                      <a:chExt cx="808121" cy="363621"/>
                                    </a:xfrm>
                                  </wpg:grpSpPr>
                                  <wps:wsp>
                                    <wps:cNvPr id="4" name="Rectangle 4"/>
                                    <wps:cNvSpPr/>
                                    <wps:spPr>
                                      <a:xfrm>
                                        <a:off x="444500" y="0"/>
                                        <a:ext cx="363621" cy="36362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F63231B" w14:textId="77777777" w:rsidR="001B73DE" w:rsidRPr="00703201" w:rsidRDefault="00703201" w:rsidP="001B73DE">
                                          <w:pPr>
                                            <w:jc w:val="center"/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703201">
                                            <w:rPr>
                                              <w:rFonts w:ascii="Segoe UI Emoji" w:hAnsi="Segoe UI Emoji" w:cs="Segoe UI Emoji"/>
                                              <w:sz w:val="36"/>
                                              <w:szCs w:val="36"/>
                                            </w:rPr>
                                            <w:t>📡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" name="Rectangle 5"/>
                                    <wps:cNvSpPr/>
                                    <wps:spPr>
                                      <a:xfrm>
                                        <a:off x="391160" y="27940"/>
                                        <a:ext cx="53340" cy="3124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" name="Rectangle 6"/>
                                    <wps:cNvSpPr/>
                                    <wps:spPr>
                                      <a:xfrm>
                                        <a:off x="0" y="76200"/>
                                        <a:ext cx="389890" cy="2209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" name="Group 36"/>
                                  <wpg:cNvGrpSpPr/>
                                  <wpg:grpSpPr>
                                    <a:xfrm>
                                      <a:off x="291993" y="0"/>
                                      <a:ext cx="3853882" cy="1812616"/>
                                      <a:chOff x="0" y="0"/>
                                      <a:chExt cx="3853882" cy="1812616"/>
                                    </a:xfrm>
                                  </wpg:grpSpPr>
                                  <wps:wsp>
                                    <wps:cNvPr id="3" name="Rectangle 3"/>
                                    <wps:cNvSpPr/>
                                    <wps:spPr>
                                      <a:xfrm>
                                        <a:off x="0" y="0"/>
                                        <a:ext cx="3853882" cy="18126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" name="Group 18"/>
                                    <wpg:cNvGrpSpPr/>
                                    <wpg:grpSpPr>
                                      <a:xfrm>
                                        <a:off x="353668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14" name="Oval 1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Straight Connector 1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" name="Straight Connector 17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" name="Group 19"/>
                                    <wpg:cNvGrpSpPr/>
                                    <wpg:grpSpPr>
                                      <a:xfrm>
                                        <a:off x="5667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0" name="Oval 20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3" name="Group 23"/>
                                    <wpg:cNvGrpSpPr/>
                                    <wpg:grpSpPr>
                                      <a:xfrm>
                                        <a:off x="5667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4" name="Oval 2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" name="Straight Connector 26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353668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8" name="Oval 28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9" name="Straight Connector 29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" name="Straight Connector 30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3634511" y="934386"/>
                                      <a:ext cx="335280" cy="462358"/>
                                      <a:chOff x="228563" y="116762"/>
                                      <a:chExt cx="335280" cy="462358"/>
                                    </a:xfrm>
                                  </wpg:grpSpPr>
                                  <wps:wsp>
                                    <wps:cNvPr id="33" name="Text Box 33"/>
                                    <wps:cNvSpPr txBox="1"/>
                                    <wps:spPr>
                                      <a:xfrm>
                                        <a:off x="228563" y="116762"/>
                                        <a:ext cx="335280" cy="4623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4F17E1C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8 7</w:t>
                                          </w:r>
                                        </w:p>
                                        <w:p w14:paraId="5F7FAF64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6 5</w:t>
                                          </w:r>
                                        </w:p>
                                        <w:p w14:paraId="40788A83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4 3</w:t>
                                          </w:r>
                                        </w:p>
                                        <w:p w14:paraId="6B668EBE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2 1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31" name="Group 31"/>
                                    <wpg:cNvGrpSpPr/>
                                    <wpg:grpSpPr>
                                      <a:xfrm>
                                        <a:off x="279400" y="116840"/>
                                        <a:ext cx="231140" cy="462280"/>
                                        <a:chOff x="279400" y="116840"/>
                                        <a:chExt cx="231140" cy="462280"/>
                                      </a:xfrm>
                                    </wpg:grpSpPr>
                                    <wps:wsp>
                                      <wps:cNvPr id="7" name="Rectangle 7"/>
                                      <wps:cNvSpPr/>
                                      <wps:spPr>
                                        <a:xfrm>
                                          <a:off x="279400" y="116840"/>
                                          <a:ext cx="228600" cy="462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" name="Straight Connector 8"/>
                                      <wps:cNvCnPr/>
                                      <wps:spPr>
                                        <a:xfrm>
                                          <a:off x="281940" y="3479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>
                                          <a:off x="393700" y="116840"/>
                                          <a:ext cx="0" cy="46228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Straight Connector 11"/>
                                      <wps:cNvCnPr/>
                                      <wps:spPr>
                                        <a:xfrm>
                                          <a:off x="281940" y="23114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" name="Straight Connector 13"/>
                                      <wps:cNvCnPr/>
                                      <wps:spPr>
                                        <a:xfrm>
                                          <a:off x="279400" y="4622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g:grpSp>
                                <wpg:cNvPr id="43" name="Group 43"/>
                                <wpg:cNvGrpSpPr/>
                                <wpg:grpSpPr>
                                  <a:xfrm>
                                    <a:off x="3731260" y="279400"/>
                                    <a:ext cx="528320" cy="218440"/>
                                    <a:chOff x="0" y="0"/>
                                    <a:chExt cx="528320" cy="218440"/>
                                  </a:xfrm>
                                </wpg:grpSpPr>
                                <wpg:grpSp>
                                  <wpg:cNvPr id="41" name="Group 41"/>
                                  <wpg:cNvGrpSpPr/>
                                  <wpg:grpSpPr>
                                    <a:xfrm>
                                      <a:off x="0" y="63500"/>
                                      <a:ext cx="67843" cy="91440"/>
                                      <a:chOff x="0" y="0"/>
                                      <a:chExt cx="67843" cy="91440"/>
                                    </a:xfrm>
                                  </wpg:grpSpPr>
                                  <wps:wsp>
                                    <wps:cNvPr id="38" name="Oval 38"/>
                                    <wps:cNvSpPr/>
                                    <wps:spPr>
                                      <a:xfrm>
                                        <a:off x="0" y="12700"/>
                                        <a:ext cx="67843" cy="6604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" name="Straight Connector 39"/>
                                    <wps:cNvCnPr/>
                                    <wps:spPr>
                                      <a:xfrm flipV="1">
                                        <a:off x="0" y="0"/>
                                        <a:ext cx="67843" cy="91440"/>
                                      </a:xfrm>
                                      <a:prstGeom prst="line">
                                        <a:avLst/>
                                      </a:prstGeom>
                                      <a:ln w="15875"/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2" name="Text Box 42"/>
                                  <wps:cNvSpPr txBox="1"/>
                                  <wps:spPr>
                                    <a:xfrm>
                                      <a:off x="25400" y="0"/>
                                      <a:ext cx="502920" cy="218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94BD3" w14:textId="77777777" w:rsidR="00381A62" w:rsidRPr="000F3C6A" w:rsidRDefault="00381A62" w:rsidP="00381A62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>
                                          <w:rPr>
                                            <w:sz w:val="15"/>
                                            <w:szCs w:val="15"/>
                                          </w:rPr>
                                          <w:t>3,1 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8" name="Group 78"/>
                              <wpg:cNvGrpSpPr/>
                              <wpg:grpSpPr>
                                <a:xfrm>
                                  <a:off x="4078431" y="706005"/>
                                  <a:ext cx="1550266" cy="1814830"/>
                                  <a:chOff x="0" y="0"/>
                                  <a:chExt cx="1550266" cy="1814830"/>
                                </a:xfrm>
                              </wpg:grpSpPr>
                              <wpg:grpSp>
                                <wpg:cNvPr id="51" name="Group 51"/>
                                <wpg:cNvGrpSpPr/>
                                <wpg:grpSpPr>
                                  <a:xfrm>
                                    <a:off x="0" y="158461"/>
                                    <a:ext cx="716280" cy="1493520"/>
                                    <a:chOff x="0" y="0"/>
                                    <a:chExt cx="716280" cy="1493520"/>
                                  </a:xfrm>
                                </wpg:grpSpPr>
                                <wps:wsp>
                                  <wps:cNvPr id="45" name="Straight Connector 45"/>
                                  <wps:cNvCnPr/>
                                  <wps:spPr>
                                    <a:xfrm flipH="1">
                                      <a:off x="0" y="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Straight Arrow Connector 46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" name="Straight Connector 48"/>
                                  <wps:cNvCnPr/>
                                  <wps:spPr>
                                    <a:xfrm flipH="1">
                                      <a:off x="0" y="149352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" name="Straight Arrow Connector 49"/>
                                  <wps:cNvCnPr/>
                                  <wps:spPr>
                                    <a:xfrm>
                                      <a:off x="302260" y="855980"/>
                                      <a:ext cx="0" cy="63373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" name="Text Box 50"/>
                                  <wps:cNvSpPr txBox="1"/>
                                  <wps:spPr>
                                    <a:xfrm>
                                      <a:off x="91440" y="596900"/>
                                      <a:ext cx="624840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9A06F7" w14:textId="77777777" w:rsidR="00381A62" w:rsidRDefault="00381A62" w:rsidP="00381A62">
                                        <w:r>
                                          <w:t>26мм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67541" y="0"/>
                                    <a:ext cx="1482725" cy="1814830"/>
                                    <a:chOff x="-512485" y="0"/>
                                    <a:chExt cx="1482725" cy="1814830"/>
                                  </a:xfrm>
                                </wpg:grpSpPr>
                                <wps:wsp>
                                  <wps:cNvPr id="60" name="Straight Connector 60"/>
                                  <wps:cNvCnPr/>
                                  <wps:spPr>
                                    <a:xfrm flipH="1">
                                      <a:off x="-512485" y="0"/>
                                      <a:ext cx="116078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1" name="Straight Arrow Connector 61"/>
                                  <wps:cNvCnPr>
                                    <a:stCxn id="64" idx="0"/>
                                  </wps:cNvCnPr>
                                  <wps:spPr>
                                    <a:xfrm flipH="1" flipV="1">
                                      <a:off x="510540" y="0"/>
                                      <a:ext cx="0" cy="76708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2" name="Straight Connector 62"/>
                                  <wps:cNvCnPr/>
                                  <wps:spPr>
                                    <a:xfrm flipH="1" flipV="1">
                                      <a:off x="-511890" y="1812290"/>
                                      <a:ext cx="1160185" cy="254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3" name="Straight Arrow Connector 63"/>
                                  <wps:cNvCnPr/>
                                  <wps:spPr>
                                    <a:xfrm>
                                      <a:off x="515025" y="1079500"/>
                                      <a:ext cx="0" cy="73533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Text Box 64"/>
                                  <wps:cNvSpPr txBox="1"/>
                                  <wps:spPr>
                                    <a:xfrm>
                                      <a:off x="152995" y="767080"/>
                                      <a:ext cx="817245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493853" w14:textId="77777777" w:rsidR="00381A62" w:rsidRDefault="00381A62" w:rsidP="00381A62">
                                        <w:r>
                                          <w:t>31,75 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7" name="Group 77"/>
                              <wpg:cNvGrpSpPr/>
                              <wpg:grpSpPr>
                                <a:xfrm>
                                  <a:off x="290368" y="0"/>
                                  <a:ext cx="3855181" cy="856582"/>
                                  <a:chOff x="0" y="0"/>
                                  <a:chExt cx="3855181" cy="856582"/>
                                </a:xfrm>
                              </wpg:grpSpPr>
                              <wpg:grpSp>
                                <wpg:cNvPr id="65" name="Group 65"/>
                                <wpg:cNvGrpSpPr/>
                                <wpg:grpSpPr>
                                  <a:xfrm rot="5400000">
                                    <a:off x="1574084" y="-1574084"/>
                                    <a:ext cx="707013" cy="3855181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66" name="Straight Connector 66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7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" name="Straight Connector 68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" name="Straight Arrow Connector 69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0" name="Text Box 70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FC76BD" w14:textId="77777777" w:rsidR="00381A62" w:rsidRDefault="00381A62" w:rsidP="00381A62">
                                        <w:r>
                                          <w:t>67,25 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71" name="Group 71"/>
                                <wpg:cNvGrpSpPr/>
                                <wpg:grpSpPr>
                                  <a:xfrm rot="5400000">
                                    <a:off x="1638853" y="-1148518"/>
                                    <a:ext cx="532130" cy="3478070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72" name="Straight Connector 72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3" name="Straight Arrow Connector 73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4" name="Straight Connector 74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5" name="Straight Arrow Connector 75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6" name="Text Box 76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2493053" w14:textId="77777777" w:rsidR="00381A62" w:rsidRDefault="00381A62" w:rsidP="00381A62">
                                        <w:r>
                                          <w:t>60,5 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3421415" y="1706961"/>
                                <a:ext cx="243467" cy="1905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2CC842" w14:textId="77777777" w:rsidR="00381A62" w:rsidRDefault="00381A62" w:rsidP="00756041">
                                  <w:pPr>
                                    <w:jc w:val="right"/>
                                  </w:pPr>
                                  <w:r>
                                    <w:t>J1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545143" y="1201502"/>
                              <a:ext cx="2804450" cy="1809174"/>
                              <a:chOff x="49078" y="-25936"/>
                              <a:chExt cx="2804450" cy="1809174"/>
                            </a:xfrm>
                          </wpg:grpSpPr>
                          <wpg:grpSp>
                            <wpg:cNvPr id="154" name="Group 154"/>
                            <wpg:cNvGrpSpPr/>
                            <wpg:grpSpPr>
                              <a:xfrm>
                                <a:off x="1046206" y="418902"/>
                                <a:ext cx="1807322" cy="875848"/>
                                <a:chOff x="-512485" y="0"/>
                                <a:chExt cx="1523117" cy="1814830"/>
                              </a:xfrm>
                            </wpg:grpSpPr>
                            <wps:wsp>
                              <wps:cNvPr id="155" name="Straight Connector 155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Straight Arrow Connector 156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Straight Connector 157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Straight Arrow Connector 158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Text Box 159"/>
                              <wps:cNvSpPr txBox="1"/>
                              <wps:spPr>
                                <a:xfrm>
                                  <a:off x="193387" y="636664"/>
                                  <a:ext cx="817245" cy="11720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8166C2" w14:textId="77777777" w:rsidR="00381A62" w:rsidRDefault="00381A62" w:rsidP="00381A62">
                                    <w:r>
                                      <w:t>16.50мм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0" name="Group 160"/>
                            <wpg:cNvGrpSpPr/>
                            <wpg:grpSpPr>
                              <a:xfrm rot="5400000">
                                <a:off x="790832" y="854821"/>
                                <a:ext cx="1275715" cy="581119"/>
                                <a:chOff x="-512485" y="-304084"/>
                                <a:chExt cx="1430462" cy="2303531"/>
                              </a:xfrm>
                            </wpg:grpSpPr>
                            <wps:wsp>
                              <wps:cNvPr id="161" name="Straight Connector 161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Straight Arrow Connector 162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Straight Connector 163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Straight Arrow Connector 164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Text Box 165"/>
                              <wps:cNvSpPr txBox="1"/>
                              <wps:spPr>
                                <a:xfrm rot="16200000">
                                  <a:off x="-441696" y="639774"/>
                                  <a:ext cx="2303531" cy="415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1A0660" w14:textId="77777777" w:rsidR="00381A62" w:rsidRDefault="00381A62" w:rsidP="00381A62">
                                    <w:r>
                                      <w:t>7мм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7" name="Group 167"/>
                            <wpg:cNvGrpSpPr/>
                            <wpg:grpSpPr>
                              <a:xfrm rot="10800000">
                                <a:off x="49078" y="410664"/>
                                <a:ext cx="1355025" cy="467995"/>
                                <a:chOff x="-512485" y="0"/>
                                <a:chExt cx="1519397" cy="1814830"/>
                              </a:xfrm>
                            </wpg:grpSpPr>
                            <wps:wsp>
                              <wps:cNvPr id="168" name="Straight Connector 168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Straight Arrow Connector 169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Straight Connector 170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Straight Arrow Connector 171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Text Box 172"/>
                              <wps:cNvSpPr txBox="1"/>
                              <wps:spPr>
                                <a:xfrm rot="10800000">
                                  <a:off x="340455" y="79884"/>
                                  <a:ext cx="666457" cy="14372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7AAA7C" w14:textId="77777777" w:rsidR="00381A62" w:rsidRDefault="00381A62" w:rsidP="00381A62">
                                    <w:r>
                                      <w:t>8мм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3" name="Group 173"/>
                            <wpg:cNvGrpSpPr/>
                            <wpg:grpSpPr>
                              <a:xfrm rot="16200000">
                                <a:off x="770938" y="155554"/>
                                <a:ext cx="884316" cy="521336"/>
                                <a:chOff x="-512485" y="-1808160"/>
                                <a:chExt cx="1573536" cy="4133802"/>
                              </a:xfrm>
                            </wpg:grpSpPr>
                            <wps:wsp>
                              <wps:cNvPr id="174" name="Straight Connector 174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Straight Arrow Connector 175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Straight Connector 176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Straight Arrow Connector 177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" name="Text Box 178"/>
                              <wps:cNvSpPr txBox="1"/>
                              <wps:spPr>
                                <a:xfrm rot="5400000">
                                  <a:off x="-1302016" y="-37425"/>
                                  <a:ext cx="4133802" cy="5923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5B2D32" w14:textId="77777777" w:rsidR="00381A62" w:rsidRDefault="00381A62" w:rsidP="00381A62">
                                    <w:r>
                                      <w:t>4мм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2606040" y="2141220"/>
                            <a:ext cx="1022638" cy="2867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08EACC" w14:textId="77777777" w:rsidR="00CE421A" w:rsidRPr="00681019" w:rsidRDefault="00CE421A" w:rsidP="00CE421A">
                              <w:pPr>
                                <w:jc w:val="righ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Табель учета рабочего времени</w:t>
                              </w:r>
                              <w:r w:rsidR="0084266C"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br/>
                              </w: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Разъем платы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130F7" id="Group 2" o:spid="_x0000_s1026" style="position:absolute;left:0;text-align:left;margin-left:0;margin-top:20.7pt;width:443.2pt;height:237.05pt;z-index:251658582" coordsize="56286,3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">
                <v:group id="Group 180" o:spid="_x0000_s1027" style="position:absolute;width:56286;height:30105" coordsize="56286,3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group id="Group 81" o:spid="_x0000_s1028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Group 79" o:spid="_x0000_s1029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44" o:spid="_x0000_s1030" style="position:absolute;top:7065;width:42595;height:18126" coordsize="42595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37" o:spid="_x0000_s1031" style="position:absolute;width:41458;height:18126" coordsize="4145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group id="Group 35" o:spid="_x0000_s1032" style="position:absolute;top:4994;width:8081;height:3636" coordsize="8081,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<v:rect id="Rectangle 4" o:spid="_x0000_s1033" style="position:absolute;left:4445;width:3636;height:3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" fillcolor="#ffc000" strokecolor="#243f60 [1604]" strokeweight="2pt">
                              <v:textbox inset="0,0,0,0">
                                <w:txbxContent>
                                  <w:p w14:paraId="5F63231B" w14:textId="77777777" w:rsidR="001B73DE" w:rsidRPr="00703201" w:rsidRDefault="00703201" w:rsidP="001B73DE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703201">
                                      <w:rPr>
                                        <w:rFonts w:ascii="Segoe UI Emoji" w:hAnsi="Segoe UI Emoji" w:cs="Segoe UI Emoji"/>
                                        <w:sz w:val="36"/>
                                        <w:szCs w:val="36"/>
                                      </w:rPr>
                                      <w:t>📡</w:t>
                                    </w:r>
                                  </w:p>
                                </w:txbxContent>
                              </v:textbox>
                            </v:rect>
                            <v:rect id="Rectangle 5" o:spid="_x0000_s1034" style="position:absolute;left:3911;top:279;width:534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" fillcolor="#ffc000" strokecolor="#243f60 [1604]" strokeweight="2pt"/>
                            <v:rect id="Rectangle 6" o:spid="_x0000_s1035" style="position:absolute;top:762;width:3898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" fillcolor="#ffc000" strokecolor="#243f60 [1604]" strokeweight="2pt"/>
                          </v:group>
                          <v:group id="Group 36" o:spid="_x0000_s1036" style="position:absolute;left:2919;width:38539;height:18126" coordsize="3853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<v:rect id="Rectangle 3" o:spid="_x0000_s1037" style="position:absolute;width:38538;height:18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" filled="f" strokecolor="#243f60 [1604]" strokeweight="2pt"/>
                            <v:group id="Group 18" o:spid="_x0000_s1038" style="position:absolute;left:353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oval id="Oval 14" o:spid="_x0000_s1039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" filled="f" strokecolor="#243f60 [1604]" strokeweight="2pt"/>
                              <v:line id="Straight Connector 15" o:spid="_x0000_s1040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" strokecolor="#4579b8 [3044]"/>
                              <v:line id="Straight Connector 17" o:spid="_x0000_s1041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" strokecolor="#4579b8 [3044]"/>
                            </v:group>
                            <v:group id="Group 19" o:spid="_x0000_s1042" style="position:absolute;left:5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<v:oval id="Oval 20" o:spid="_x0000_s1043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BWg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/r4Jf4AuX8AAAD//wMAUEsBAi0AFAAGAAgAAAAhANvh9svuAAAAhQEAABMAAAAAAAAAAAAAAAAA&#10;AAAAAFtDb250ZW50X1R5cGVzXS54bWxQSwECLQAUAAYACAAAACEAWvQsW78AAAAVAQAACwAAAAAA&#10;AAAAAAAAAAAfAQAAX3JlbHMvLnJlbHNQSwECLQAUAAYACAAAACEAetwVoMAAAADbAAAADwAAAAAA&#10;AAAAAAAAAAAHAgAAZHJzL2Rvd25yZXYueG1sUEsFBgAAAAADAAMAtwAAAPQCAAAAAA==&#10;" filled="f" strokecolor="#243f60 [1604]" strokeweight="2pt"/>
                              <v:line id="Straight Connector 21" o:spid="_x0000_s1044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" strokecolor="#4579b8 [3044]"/>
                              <v:line id="Straight Connector 22" o:spid="_x0000_s1045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" strokecolor="#4579b8 [3044]"/>
                            </v:group>
                            <v:group id="Group 23" o:spid="_x0000_s1046" style="position:absolute;left:5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<v:oval id="Oval 24" o:spid="_x0000_s1047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" filled="f" strokecolor="#243f60 [1604]" strokeweight="2pt"/>
                              <v:line id="Straight Connector 25" o:spid="_x0000_s1048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" strokecolor="#4579b8 [3044]"/>
                              <v:line id="Straight Connector 26" o:spid="_x0000_s1049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" strokecolor="#4579b8 [3044]"/>
                            </v:group>
                            <v:group id="Group 27" o:spid="_x0000_s1050" style="position:absolute;left:353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oval id="Oval 28" o:spid="_x0000_s1051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mm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9j4Jf4AuX8AAAD//wMAUEsBAi0AFAAGAAgAAAAhANvh9svuAAAAhQEAABMAAAAAAAAAAAAAAAAA&#10;AAAAAFtDb250ZW50X1R5cGVzXS54bWxQSwECLQAUAAYACAAAACEAWvQsW78AAAAVAQAACwAAAAAA&#10;AAAAAAAAAAAfAQAAX3JlbHMvLnJlbHNQSwECLQAUAAYACAAAACEAhKoZpsAAAADbAAAADwAAAAAA&#10;AAAAAAAAAAAHAgAAZHJzL2Rvd25yZXYueG1sUEsFBgAAAAADAAMAtwAAAPQCAAAAAA==&#10;" filled="f" strokecolor="#243f60 [1604]" strokeweight="2pt"/>
                              <v:line id="Straight Connector 29" o:spid="_x0000_s1052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" strokecolor="#4579b8 [3044]"/>
                              <v:line id="Straight Connector 30" o:spid="_x0000_s1053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" strokecolor="#4579b8 [3044]"/>
                            </v:group>
                          </v:group>
                          <v:group id="Group 34" o:spid="_x0000_s1054" style="position:absolute;left:36345;top:9343;width:3352;height:4624" coordorigin="2285,1167" coordsize="3352,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3" o:spid="_x0000_s1055" type="#_x0000_t202" style="position:absolute;left:2285;top:1167;width:3353;height:4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VdxQAAANsAAAAPAAAAZHJzL2Rvd25yZXYueG1sRI9fa8JA&#10;EMTfC36HYwXf6sUK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BX95VdxQAAANsAAAAP&#10;AAAAAAAAAAAAAAAAAAcCAABkcnMvZG93bnJldi54bWxQSwUGAAAAAAMAAwC3AAAA+QIAAAAA&#10;" filled="f" stroked="f" strokeweight=".5pt">
                              <v:textbox inset="0,0,0,0">
                                <w:txbxContent>
                                  <w:p w14:paraId="24F17E1C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8 7</w:t>
                                    </w:r>
                                  </w:p>
                                  <w:p w14:paraId="5F7FAF64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6 5</w:t>
                                    </w:r>
                                  </w:p>
                                  <w:p w14:paraId="40788A83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4 3</w:t>
                                    </w:r>
                                  </w:p>
                                  <w:p w14:paraId="6B668EBE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2 1</w:t>
                                    </w:r>
                                  </w:p>
                                </w:txbxContent>
                              </v:textbox>
                            </v:shape>
                            <v:group id="Group 31" o:spid="_x0000_s1056" style="position:absolute;left:2794;top:1168;width:2311;height:4623" coordorigin="2794,1168" coordsize="2311,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<v:rect id="Rectangle 7" o:spid="_x0000_s1057" style="position:absolute;left:2794;top:1168;width:2286;height:4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" filled="f" strokecolor="#243f60 [1604]" strokeweight="2pt"/>
                              <v:line id="Straight Connector 8" o:spid="_x0000_s1058" style="position:absolute;visibility:visible;mso-wrap-style:square" from="2819,3479" to="5105,3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" strokecolor="#4579b8 [3044]"/>
                              <v:line id="Straight Connector 9" o:spid="_x0000_s1059" style="position:absolute;visibility:visible;mso-wrap-style:square" from="3937,1168" to="393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" strokecolor="#4579b8 [3044]"/>
                              <v:line id="Straight Connector 11" o:spid="_x0000_s1060" style="position:absolute;visibility:visible;mso-wrap-style:square" from="2819,2311" to="5105,2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" strokecolor="#4579b8 [3044]"/>
                              <v:line id="Straight Connector 13" o:spid="_x0000_s1061" style="position:absolute;visibility:visible;mso-wrap-style:square" from="2794,4622" to="5080,4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" strokecolor="#4579b8 [3044]"/>
                            </v:group>
                          </v:group>
                        </v:group>
                        <v:group id="Group 43" o:spid="_x0000_s1062" style="position:absolute;left:37312;top:2794;width:5283;height:2184" coordsize="5283,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group id="Group 41" o:spid="_x0000_s1063" style="position:absolute;top:635;width:678;height:914" coordsize="67843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<v:oval id="Oval 38" o:spid="_x0000_s1064" style="position:absolute;top:12700;width:67843;height:66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" filled="f" strokecolor="#243f60 [1604]" strokeweight="2pt"/>
                            <v:line id="Straight Connector 39" o:spid="_x0000_s1065" style="position:absolute;flip:y;visibility:visible;mso-wrap-style:square" from="0,0" to="67843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" strokecolor="#4579b8 [3044]" strokeweight="1.25pt"/>
                          </v:group>
                          <v:shape id="Text Box 42" o:spid="_x0000_s1066" type="#_x0000_t202" style="position:absolute;left:254;width:502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    <v:textbox>
                              <w:txbxContent>
                                <w:p w14:paraId="18C94BD3" w14:textId="77777777" w:rsidR="00381A62" w:rsidRPr="000F3C6A" w:rsidRDefault="00381A62" w:rsidP="00381A62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3,1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8" o:spid="_x0000_s1067" style="position:absolute;left:40784;top:7060;width:15502;height:18148" coordsize="15502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<v:group id="Group 51" o:spid="_x0000_s1068" style="position:absolute;top:1584;width:7162;height:14935" coordsize="7162,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line id="Straight Connector 45" o:spid="_x0000_s1069" style="position:absolute;flip:x;visibility:visible;mso-wrap-style:square" from="0,0" to="444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" strokecolor="#4579b8 [3044]">
                            <v:stroke dashstyle="dash"/>
                          </v:lin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46" o:spid="_x0000_s1070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48" o:spid="_x0000_s1071" style="position:absolute;flip:x;visibility:visible;mso-wrap-style:square" from="0,14935" to="4445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" strokecolor="#4579b8 [3044]">
                            <v:stroke dashstyle="dash"/>
                          </v:line>
                          <v:shape id="Straight Arrow Connector 49" o:spid="_x0000_s1072" type="#_x0000_t32" style="position:absolute;left:3022;top:8559;width:0;height:6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" strokecolor="#4579b8 [3044]">
                            <v:stroke startarrowwidth="wide" startarrowlength="long" endarrow="block"/>
                          </v:shape>
                          <v:shape id="Text Box 50" o:spid="_x0000_s1073" type="#_x0000_t202" style="position:absolute;left:914;top:5969;width:6248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  <v:textbox>
                              <w:txbxContent>
                                <w:p w14:paraId="169A06F7" w14:textId="77777777" w:rsidR="00381A62" w:rsidRDefault="00381A62" w:rsidP="00381A62">
                                  <w:r>
                                    <w:t>26мм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9" o:spid="_x0000_s1074" style="position:absolute;left:675;width:14827;height:18148" coordorigin="-5124" coordsize="14827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line id="Straight Connector 60" o:spid="_x0000_s1075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" strokecolor="#4579b8 [3044]">
                            <v:stroke dashstyle="dash"/>
                          </v:line>
                          <v:shape id="Straight Arrow Connector 61" o:spid="_x0000_s1076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" strokecolor="#4579b8 [3044]" strokeweight="3pt">
                            <v:stroke startarrowwidth="wide" startarrowlength="long" endarrow="block"/>
                          </v:shape>
                          <v:line id="Straight Connector 62" o:spid="_x0000_s1077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3" o:spid="_x0000_s1078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64" o:spid="_x0000_s1079" type="#_x0000_t202" style="position:absolute;left:1529;top:7670;width:81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        <v:textbox>
                              <w:txbxContent>
                                <w:p w14:paraId="4C493853" w14:textId="77777777" w:rsidR="00381A62" w:rsidRDefault="00381A62" w:rsidP="00381A62">
                                  <w:r>
                                    <w:t>31,75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7" o:spid="_x0000_s1080" style="position:absolute;left:2903;width:38552;height:8565" coordsize="38551,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65" o:spid="_x0000_s1081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">
                          <v:line id="Straight Connector 66" o:spid="_x0000_s1082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7" o:spid="_x0000_s1083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" strokecolor="#4579b8 [3044]" strokeweight="3pt">
                            <v:stroke startarrowwidth="wide" startarrowlength="long" endarrow="block"/>
                          </v:shape>
                          <v:line id="Straight Connector 68" o:spid="_x0000_s1084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" strokecolor="#4579b8 [3044]">
                            <v:stroke dashstyle="dash"/>
                          </v:line>
                          <v:shape id="Straight Arrow Connector 69" o:spid="_x0000_s1085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70" o:spid="_x0000_s1086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" filled="f" stroked="f" strokeweight=".5pt">
                            <v:textbox>
                              <w:txbxContent>
                                <w:p w14:paraId="6DFC76BD" w14:textId="77777777" w:rsidR="00381A62" w:rsidRDefault="00381A62" w:rsidP="00381A62">
                                  <w:r>
                                    <w:t>67,25 мм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1" o:spid="_x0000_s1087" style="position:absolute;left:16388;top:-11486;width:5321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">
                          <v:line id="Straight Connector 72" o:spid="_x0000_s1088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" strokecolor="#4579b8 [3044]">
                            <v:stroke dashstyle="dash"/>
                          </v:line>
                          <v:shape id="Straight Arrow Connector 73" o:spid="_x0000_s1089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74" o:spid="_x0000_s1090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" strokecolor="#4579b8 [3044]">
                            <v:stroke dashstyle="dash"/>
                          </v:line>
                          <v:shape id="Straight Arrow Connector 75" o:spid="_x0000_s1091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" strokecolor="#4579b8 [3044]">
                            <v:stroke startarrowwidth="wide" startarrowlength="long" endarrow="block"/>
                          </v:shape>
                          <v:shape id="Text Box 76" o:spid="_x0000_s1092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" filled="f" stroked="f" strokeweight=".5pt">
                            <v:textbox>
                              <w:txbxContent>
                                <w:p w14:paraId="62493053" w14:textId="77777777" w:rsidR="00381A62" w:rsidRDefault="00381A62" w:rsidP="00381A62">
                                  <w:r>
                                    <w:t>60,5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80" o:spid="_x0000_s1093" type="#_x0000_t202" style="position:absolute;left:34214;top:17069;width:243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LN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" filled="f" stroked="f" strokeweight=".5pt">
                      <v:textbox inset="0,0,0,0">
                        <w:txbxContent>
                          <w:p w14:paraId="3C2CC842" w14:textId="77777777" w:rsidR="00381A62" w:rsidRDefault="00381A62" w:rsidP="00756041">
                            <w:pPr>
                              <w:jc w:val="right"/>
                            </w:pPr>
                            <w:r>
                              <w:t>J1</w:t>
                            </w:r>
                          </w:p>
                        </w:txbxContent>
                      </v:textbox>
                    </v:shape>
                  </v:group>
                  <v:group id="Group 179" o:spid="_x0000_s1094" style="position:absolute;left:25451;top:12015;width:28044;height:18091" coordorigin="490,-259" coordsize="28044,1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Group 154" o:spid="_x0000_s1095" style="position:absolute;left:10462;top:4189;width:18073;height:8758" coordorigin="-5124" coordsize="15231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line id="Straight Connector 155" o:spid="_x0000_s1096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" strokecolor="#4579b8 [3044]">
                        <v:stroke dashstyle="dash"/>
                      </v:line>
                      <v:shape id="Straight Arrow Connector 156" o:spid="_x0000_s1097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omB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y9X8PdMvEBnvwAAAP//AwBQSwECLQAUAAYACAAAACEA2+H2y+4AAACFAQAAEwAAAAAAAAAAAAAA&#10;AAAAAAAAW0NvbnRlbnRfVHlwZXNdLnhtbFBLAQItABQABgAIAAAAIQBa9CxbvwAAABUBAAALAAAA&#10;AAAAAAAAAAAAAB8BAABfcmVscy8ucmVsc1BLAQItABQABgAIAAAAIQB9pomB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57" o:spid="_x0000_s1098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" strokecolor="#4579b8 [3044]">
                        <v:stroke dashstyle="dash"/>
                      </v:line>
                      <v:shape id="Straight Arrow Connector 158" o:spid="_x0000_s1099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shape id="Text Box 159" o:spid="_x0000_s1100" type="#_x0000_t202" style="position:absolute;left:1933;top:6366;width:8173;height:1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      <v:textbox>
                          <w:txbxContent>
                            <w:p w14:paraId="5A8166C2" w14:textId="77777777" w:rsidR="00381A62" w:rsidRDefault="00381A62" w:rsidP="00381A62">
                              <w:r>
                                <w:t>16.50мм</w:t>
                              </w:r>
                            </w:p>
                          </w:txbxContent>
                        </v:textbox>
                      </v:shape>
                    </v:group>
                    <v:group id="Group 160" o:spid="_x0000_s1101" style="position:absolute;left:7908;top:8548;width:12757;height:5811;rotation:90" coordorigin="-5124,-3040" coordsize="14304,2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">
                      <v:line id="Straight Connector 161" o:spid="_x0000_s1102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" strokecolor="#4579b8 [3044]">
                        <v:stroke dashstyle="dash"/>
                      </v:line>
                      <v:shape id="Straight Arrow Connector 162" o:spid="_x0000_s1103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63" o:spid="_x0000_s1104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" strokecolor="#4579b8 [3044]">
                        <v:stroke dashstyle="dash"/>
                      </v:line>
                      <v:shape id="Straight Arrow Connector 164" o:spid="_x0000_s1105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65" o:spid="_x0000_s1106" type="#_x0000_t202" style="position:absolute;left:-4417;top:6398;width:23034;height:415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" filled="f" stroked="f" strokeweight=".5pt">
                        <v:textbox>
                          <w:txbxContent>
                            <w:p w14:paraId="671A0660" w14:textId="77777777" w:rsidR="00381A62" w:rsidRDefault="00381A62" w:rsidP="00381A62">
                              <w:r>
                                <w:t>7мм</w:t>
                              </w:r>
                            </w:p>
                          </w:txbxContent>
                        </v:textbox>
                      </v:shape>
                    </v:group>
                    <v:group id="Group 167" o:spid="_x0000_s1107" style="position:absolute;left:490;top:4106;width:13551;height:4680;rotation:180" coordorigin="-5124" coordsize="15193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">
                      <v:line id="Straight Connector 168" o:spid="_x0000_s1108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" strokecolor="#4579b8 [3044]">
                        <v:stroke dashstyle="dash"/>
                      </v:line>
                      <v:shape id="Straight Arrow Connector 169" o:spid="_x0000_s1109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" strokecolor="#4579b8 [3044]">
                        <v:stroke startarrowwidth="wide" startarrowlength="long" endarrow="block"/>
                      </v:shape>
                      <v:line id="Straight Connector 170" o:spid="_x0000_s1110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" strokecolor="#4579b8 [3044]">
                        <v:stroke dashstyle="dash"/>
                      </v:line>
                      <v:shape id="Straight Arrow Connector 171" o:spid="_x0000_s1111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2" o:spid="_x0000_s1112" type="#_x0000_t202" style="position:absolute;left:3404;top:798;width:6665;height:14372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" filled="f" stroked="f" strokeweight=".5pt">
                        <v:textbox>
                          <w:txbxContent>
                            <w:p w14:paraId="277AAA7C" w14:textId="77777777" w:rsidR="00381A62" w:rsidRDefault="00381A62" w:rsidP="00381A62">
                              <w:r>
                                <w:t>8мм</w:t>
                              </w:r>
                            </w:p>
                          </w:txbxContent>
                        </v:textbox>
                      </v:shape>
                    </v:group>
                    <v:group id="Group 173" o:spid="_x0000_s1113" style="position:absolute;left:7710;top:1555;width:8842;height:5213;rotation:-90" coordorigin="-5124,-18081" coordsize="15735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">
                      <v:line id="Straight Connector 174" o:spid="_x0000_s1114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" strokecolor="#4579b8 [3044]">
                        <v:stroke dashstyle="dash"/>
                      </v:line>
                      <v:shape id="Straight Arrow Connector 175" o:spid="_x0000_s1115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UuW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6+X8PdMvEBnvwAAAP//AwBQSwECLQAUAAYACAAAACEA2+H2y+4AAACFAQAAEwAAAAAAAAAAAAAA&#10;AAAAAAAAW0NvbnRlbnRfVHlwZXNdLnhtbFBLAQItABQABgAIAAAAIQBa9CxbvwAAABUBAAALAAAA&#10;AAAAAAAAAAAAAB8BAABfcmVscy8ucmVsc1BLAQItABQABgAIAAAAIQDGwUuW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76" o:spid="_x0000_s1116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" strokecolor="#4579b8 [3044]">
                        <v:stroke dashstyle="dash"/>
                      </v:line>
                      <v:shape id="Straight Arrow Connector 177" o:spid="_x0000_s1117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8" o:spid="_x0000_s1118" type="#_x0000_t202" style="position:absolute;left:-13020;top:-374;width:41337;height:592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" filled="f" stroked="f" strokeweight=".5pt">
                        <v:textbox>
                          <w:txbxContent>
                            <w:p w14:paraId="015B2D32" w14:textId="77777777" w:rsidR="00381A62" w:rsidRDefault="00381A62" w:rsidP="00381A62">
                              <w:r>
                                <w:t>4мм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6" o:spid="_x0000_s1119" type="#_x0000_t202" style="position:absolute;left:26060;top:21412;width:10226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" filled="f" stroked="f" strokeweight=".5pt">
                  <v:textbox inset="0,0,0,0">
                    <w:txbxContent>
                      <w:p w14:paraId="6708EACC" w14:textId="77777777" w:rsidR="00CE421A" w:rsidRPr="00681019" w:rsidRDefault="00CE421A" w:rsidP="00CE421A">
                        <w:pPr>
                          <w:jc w:val="righ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Табель учета рабочего времени</w:t>
                        </w:r>
                        <w:r w:rsidR="0084266C" w:rsidRPr="00681019">
                          <w:rPr>
                            <w:sz w:val="16"/>
                            <w:szCs w:val="16"/>
                            <w:lang w:val="ru-RU"/>
                          </w:rPr>
                          <w:br/>
                        </w: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Разъем платы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CDA22B3" w14:textId="77777777" w:rsidR="00B5249B" w:rsidRDefault="0006226F" w:rsidP="0059750E">
      <w:pPr>
        <w:pStyle w:val="2"/>
        <w:numPr>
          <w:ilvl w:val="2"/>
          <w:numId w:val="31"/>
        </w:numPr>
        <w:spacing w:line="240" w:lineRule="auto"/>
      </w:pPr>
      <w:bookmarkStart w:id="26" w:name="_Toc125314073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383BC0" wp14:editId="1358F411">
                <wp:simplePos x="0" y="0"/>
                <wp:positionH relativeFrom="margin">
                  <wp:posOffset>106680</wp:posOffset>
                </wp:positionH>
                <wp:positionV relativeFrom="paragraph">
                  <wp:posOffset>3708400</wp:posOffset>
                </wp:positionV>
                <wp:extent cx="5345068" cy="1136468"/>
                <wp:effectExtent l="0" t="0" r="0" b="64135"/>
                <wp:wrapTopAndBottom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068" cy="1136468"/>
                          <a:chOff x="0" y="0"/>
                          <a:chExt cx="5345068" cy="113646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286101" y="706837"/>
                            <a:ext cx="3853882" cy="51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1" name="Group 151"/>
                        <wpg:cNvGrpSpPr/>
                        <wpg:grpSpPr>
                          <a:xfrm>
                            <a:off x="283452" y="0"/>
                            <a:ext cx="3855181" cy="857419"/>
                            <a:chOff x="0" y="0"/>
                            <a:chExt cx="3855181" cy="857419"/>
                          </a:xfrm>
                        </wpg:grpSpPr>
                        <wpg:grpSp>
                          <wpg:cNvPr id="135" name="Group 135"/>
                          <wpg:cNvGrpSpPr/>
                          <wpg:grpSpPr>
                            <a:xfrm rot="5400000">
                              <a:off x="1574084" y="-1574084"/>
                              <a:ext cx="707013" cy="3855181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36" name="Straight Connector 136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Straight Arrow Connector 137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" name="Straight Connector 138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Straight Arrow Connector 139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0" name="Text Box 140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5F399A" w14:textId="77777777" w:rsidR="00381A62" w:rsidRDefault="00381A62" w:rsidP="00381A62">
                                  <w:r>
                                    <w:t>67,25 мм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 rot="5400000">
                              <a:off x="1637266" y="-1147681"/>
                              <a:ext cx="532130" cy="3478070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42" name="Straight Connector 142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Straight Connector 144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Straight Arrow Connector 145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Text Box 146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B88A52" w14:textId="77777777" w:rsidR="00381A62" w:rsidRDefault="00381A62" w:rsidP="00381A62">
                                  <w:r>
                                    <w:t>60,5 мм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3865163" y="709797"/>
                            <a:ext cx="1479905" cy="423803"/>
                            <a:chOff x="-512485" y="0"/>
                            <a:chExt cx="1246888" cy="1814830"/>
                          </a:xfrm>
                        </wpg:grpSpPr>
                        <wps:wsp>
                          <wps:cNvPr id="129" name="Straight Connector 129"/>
                          <wps:cNvCnPr/>
                          <wps:spPr>
                            <a:xfrm flipH="1">
                              <a:off x="-512485" y="0"/>
                              <a:ext cx="1160780" cy="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Straight Arrow Connector 130"/>
                          <wps:cNvCnPr/>
                          <wps:spPr>
                            <a:xfrm flipH="1" flipV="1">
                              <a:off x="510540" y="0"/>
                              <a:ext cx="0" cy="76708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Straight Connector 131"/>
                          <wps:cNvCnPr/>
                          <wps:spPr>
                            <a:xfrm flipH="1" flipV="1">
                              <a:off x="-511890" y="1812290"/>
                              <a:ext cx="1160185" cy="254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Arrow Connector 132"/>
                          <wps:cNvCnPr/>
                          <wps:spPr>
                            <a:xfrm>
                              <a:off x="515025" y="1079500"/>
                              <a:ext cx="0" cy="73533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-82842" y="350729"/>
                              <a:ext cx="817245" cy="11720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7B34EF" w14:textId="77777777" w:rsidR="00381A62" w:rsidRDefault="00381A62" w:rsidP="00381A62">
                                <w:r>
                                  <w:t>10,75 мм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" name="Group 148"/>
                        <wpg:cNvGrpSpPr/>
                        <wpg:grpSpPr>
                          <a:xfrm>
                            <a:off x="0" y="762935"/>
                            <a:ext cx="803445" cy="302260"/>
                            <a:chOff x="5468" y="-173"/>
                            <a:chExt cx="803811" cy="302291"/>
                          </a:xfrm>
                        </wpg:grpSpPr>
                        <wps:wsp>
                          <wps:cNvPr id="87" name="Rectangle 87"/>
                          <wps:cNvSpPr/>
                          <wps:spPr>
                            <a:xfrm>
                              <a:off x="445658" y="-173"/>
                              <a:ext cx="363621" cy="30229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CD60C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56041">
                                  <w:rPr>
                                    <w:rFonts w:ascii="Segoe UI Emoji" w:hAnsi="Segoe UI Emoji" w:cs="Segoe UI Emoji"/>
                                    <w:sz w:val="32"/>
                                    <w:szCs w:val="32"/>
                                  </w:rPr>
                                  <w:t>📡</w:t>
                                </w:r>
                              </w:p>
                              <w:p w14:paraId="101C78BB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angle 88"/>
                          <wps:cNvSpPr/>
                          <wps:spPr>
                            <a:xfrm>
                              <a:off x="398487" y="28389"/>
                              <a:ext cx="51685" cy="256119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5468" y="45911"/>
                              <a:ext cx="389890" cy="216142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" name="Group 150"/>
                        <wpg:cNvGrpSpPr/>
                        <wpg:grpSpPr>
                          <a:xfrm>
                            <a:off x="3680040" y="768545"/>
                            <a:ext cx="226060" cy="367923"/>
                            <a:chOff x="0" y="0"/>
                            <a:chExt cx="226060" cy="367923"/>
                          </a:xfrm>
                        </wpg:grpSpPr>
                        <wps:wsp>
                          <wps:cNvPr id="111" name="Rectangle 111"/>
                          <wps:cNvSpPr/>
                          <wps:spPr>
                            <a:xfrm>
                              <a:off x="0" y="0"/>
                              <a:ext cx="226060" cy="1244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8335F6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756041"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  <w:t>J1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Straight Connector 113"/>
                          <wps:cNvCnPr/>
                          <wps:spPr>
                            <a:xfrm>
                              <a:off x="78740" y="127000"/>
                              <a:ext cx="0" cy="24092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>
                              <a:off x="157480" y="127000"/>
                              <a:ext cx="0" cy="2406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383BC0" id="Group 166" o:spid="_x0000_s1120" style="position:absolute;left:0;text-align:left;margin-left:8.4pt;margin-top:292pt;width:420.85pt;height:89.5pt;z-index:251658240;mso-position-horizontal-relative:margin" coordsize="53450,11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">
                <v:rect id="Rectangle 91" o:spid="_x0000_s1121" style="position:absolute;left:2861;top:7068;width:38538;height: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" filled="f" strokecolor="#243f60 [1604]" strokeweight="2pt"/>
                <v:group id="Group 151" o:spid="_x0000_s1122" style="position:absolute;left:2834;width:38552;height:8574" coordsize="38551,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group id="Group 135" o:spid="_x0000_s1123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">
                    <v:line id="Straight Connector 136" o:spid="_x0000_s1124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" strokecolor="#4579b8 [3044]">
                      <v:stroke dashstyle="dash"/>
                    </v:line>
                    <v:shape id="Straight Arrow Connector 137" o:spid="_x0000_s1125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38" o:spid="_x0000_s1126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" strokecolor="#4579b8 [3044]">
                      <v:stroke dashstyle="dash"/>
                    </v:line>
                    <v:shape id="Straight Arrow Connector 139" o:spid="_x0000_s1127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0" o:spid="_x0000_s1128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" filled="f" stroked="f" strokeweight=".5pt">
                      <v:textbox>
                        <w:txbxContent>
                          <w:p w14:paraId="005F399A" w14:textId="77777777" w:rsidR="00381A62" w:rsidRDefault="00381A62" w:rsidP="00381A62">
                            <w:r>
                              <w:t>67,25 мм</w:t>
                            </w:r>
                          </w:p>
                        </w:txbxContent>
                      </v:textbox>
                    </v:shape>
                  </v:group>
                  <v:group id="Group 141" o:spid="_x0000_s1129" style="position:absolute;left:16372;top:-11478;width:5322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">
                    <v:line id="Straight Connector 142" o:spid="_x0000_s1130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" strokecolor="#4579b8 [3044]">
                      <v:stroke dashstyle="dash"/>
                    </v:line>
                    <v:shape id="Straight Arrow Connector 143" o:spid="_x0000_s1131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44" o:spid="_x0000_s1132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" strokecolor="#4579b8 [3044]">
                      <v:stroke dashstyle="dash"/>
                    </v:line>
                    <v:shape id="Straight Arrow Connector 145" o:spid="_x0000_s1133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6" o:spid="_x0000_s1134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" filled="f" stroked="f" strokeweight=".5pt">
                      <v:textbox>
                        <w:txbxContent>
                          <w:p w14:paraId="65B88A52" w14:textId="77777777" w:rsidR="00381A62" w:rsidRDefault="00381A62" w:rsidP="00381A62">
                            <w:r>
                              <w:t>60,5 мм</w:t>
                            </w:r>
                          </w:p>
                        </w:txbxContent>
                      </v:textbox>
                    </v:shape>
                  </v:group>
                </v:group>
                <v:group id="Group 128" o:spid="_x0000_s1135" style="position:absolute;left:38651;top:7097;width:14799;height:4239" coordorigin="-5124" coordsize="12468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line id="Straight Connector 129" o:spid="_x0000_s1136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" strokecolor="#4579b8 [3044]">
                    <v:stroke dashstyle="dash"/>
                  </v:line>
                  <v:shape id="Straight Arrow Connector 130" o:spid="_x0000_s1137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" strokecolor="#4579b8 [3044]">
                    <v:stroke startarrowwidth="wide" startarrowlength="long" endarrow="block"/>
                  </v:shape>
                  <v:line id="Straight Connector 131" o:spid="_x0000_s1138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" strokecolor="#4579b8 [3044]">
                    <v:stroke dashstyle="dash"/>
                  </v:line>
                  <v:shape id="Straight Arrow Connector 132" o:spid="_x0000_s1139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" strokecolor="#4579b8 [3044]">
                    <v:stroke startarrowwidth="wide" startarrowlength="long" endarrow="block"/>
                  </v:shape>
                  <v:shape id="Text Box 133" o:spid="_x0000_s1140" type="#_x0000_t202" style="position:absolute;left:-828;top:3507;width:8172;height:1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417B34EF" w14:textId="77777777" w:rsidR="00381A62" w:rsidRDefault="00381A62" w:rsidP="00381A62">
                          <w:r>
                            <w:t>10,75 мм</w:t>
                          </w:r>
                        </w:p>
                      </w:txbxContent>
                    </v:textbox>
                  </v:shape>
                </v:group>
                <v:group id="Group 148" o:spid="_x0000_s1141" style="position:absolute;top:7629;width:8034;height:3022" coordorigin="54,-1" coordsize="8038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87" o:spid="_x0000_s1142" style="position:absolute;left:4456;top:-1;width:3636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" fillcolor="#ffc000" strokecolor="#243f60 [1604]" strokeweight="2pt">
                    <v:textbox inset="0,0,0,0">
                      <w:txbxContent>
                        <w:p w14:paraId="612CD60C" w14:textId="77777777" w:rsidR="00756041" w:rsidRPr="00756041" w:rsidRDefault="00756041" w:rsidP="0075604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756041">
                            <w:rPr>
                              <w:rFonts w:ascii="Segoe UI Emoji" w:hAnsi="Segoe UI Emoji" w:cs="Segoe UI Emoji"/>
                              <w:sz w:val="32"/>
                              <w:szCs w:val="32"/>
                            </w:rPr>
                            <w:t>📡</w:t>
                          </w:r>
                        </w:p>
                        <w:p w14:paraId="101C78BB" w14:textId="77777777" w:rsidR="00756041" w:rsidRPr="00756041" w:rsidRDefault="00756041" w:rsidP="007560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88" o:spid="_x0000_s1143" style="position:absolute;left:3984;top:283;width:517;height:2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" fillcolor="#ffc000" strokecolor="#243f60 [1604]" strokeweight="2pt"/>
                  <v:rect id="Rectangle 89" o:spid="_x0000_s1144" style="position:absolute;left:54;top:459;width:3899;height: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" fillcolor="#ffc000" strokecolor="#243f60 [1604]" strokeweight="2pt"/>
                </v:group>
                <v:group id="Group 150" o:spid="_x0000_s1145" style="position:absolute;left:36800;top:7685;width:2261;height:3679" coordsize="226060,36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111" o:spid="_x0000_s1146" style="position:absolute;width:226060;height:124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" filled="f" strokecolor="#243f60 [1604]" strokeweight="2pt">
                    <v:textbox inset="0,0,0,0">
                      <w:txbxContent>
                        <w:p w14:paraId="3A8335F6" w14:textId="77777777" w:rsidR="00756041" w:rsidRPr="00756041" w:rsidRDefault="00756041" w:rsidP="00756041">
                          <w:pPr>
                            <w:jc w:val="center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756041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>J1</w:t>
                          </w:r>
                        </w:p>
                      </w:txbxContent>
                    </v:textbox>
                  </v:rect>
                  <v:line id="Straight Connector 113" o:spid="_x0000_s1147" style="position:absolute;visibility:visible;mso-wrap-style:square" from="78740,127000" to="78740,367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" strokecolor="#ffc000" strokeweight="2.25pt"/>
                  <v:line id="Straight Connector 149" o:spid="_x0000_s1148" style="position:absolute;visibility:visible;mso-wrap-style:square" from="157480,127000" to="157480,36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" strokecolor="#ffc000" strokeweight="2.25pt"/>
                </v:group>
                <w10:wrap type="topAndBottom" anchorx="margin"/>
              </v:group>
            </w:pict>
          </mc:Fallback>
        </mc:AlternateContent>
      </w:r>
      <w:r w:rsidR="00236891">
        <w:t>Вид сбоку</w:t>
      </w:r>
      <w:bookmarkEnd w:id="26"/>
    </w:p>
    <w:p w14:paraId="7771F747" w14:textId="77777777" w:rsidR="00B5249B" w:rsidRDefault="00B5249B" w:rsidP="0059750E">
      <w:pPr>
        <w:spacing w:line="240" w:lineRule="auto"/>
        <w:rPr>
          <w:i/>
          <w:sz w:val="20"/>
          <w:szCs w:val="20"/>
        </w:rPr>
      </w:pPr>
    </w:p>
    <w:p w14:paraId="6A285F38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27" w:name="_Toc125314074"/>
      <w:r>
        <w:t>Управление оборудованием</w:t>
      </w:r>
      <w:bookmarkEnd w:id="27"/>
    </w:p>
    <w:p w14:paraId="29D9CE12" w14:textId="77777777" w:rsidR="00F629FB" w:rsidRPr="00ED0F56" w:rsidRDefault="009A09E8" w:rsidP="00237516">
      <w:pPr>
        <w:spacing w:line="240" w:lineRule="auto"/>
      </w:pPr>
      <w:r w:rsidRPr="00681019">
        <w:rPr>
          <w:lang w:val="ru-RU"/>
        </w:rPr>
        <w:t xml:space="preserve">Мы намеренно оставляем управление оборудованием </w:t>
      </w:r>
      <w:r>
        <w:t>RCB</w:t>
      </w:r>
      <w:r w:rsidRPr="00681019">
        <w:rPr>
          <w:lang w:val="ru-RU"/>
        </w:rPr>
        <w:t xml:space="preserve"> на усмотрение поставщиков, чтобы они определили и реализовали его. </w:t>
      </w:r>
      <w:r>
        <w:t>Это будет охватывать программирование ИС, диагностику и т. д.</w:t>
      </w:r>
    </w:p>
    <w:p w14:paraId="19CD12F9" w14:textId="77777777" w:rsidR="009578DB" w:rsidRDefault="009578DB" w:rsidP="0059750E">
      <w:pPr>
        <w:spacing w:line="240" w:lineRule="auto"/>
      </w:pPr>
    </w:p>
    <w:p w14:paraId="1DC6C328" w14:textId="20A05F77" w:rsidR="003E72FD" w:rsidRDefault="000F7684" w:rsidP="00730890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7F64F" wp14:editId="1ED10F24">
            <wp:extent cx="4251960" cy="569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25" t="11970" r="13971" b="15232"/>
                    <a:stretch/>
                  </pic:blipFill>
                  <pic:spPr bwMode="auto">
                    <a:xfrm>
                      <a:off x="0" y="0"/>
                      <a:ext cx="4251960" cy="56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2FD" w:rsidSect="00BA1D0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type w:val="continuous"/>
      <w:pgSz w:w="12240" w:h="15840"/>
      <w:pgMar w:top="993" w:right="1440" w:bottom="1440" w:left="1440" w:header="70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801D5" w14:textId="77777777" w:rsidR="003536A1" w:rsidRDefault="003536A1">
      <w:pPr>
        <w:spacing w:line="240" w:lineRule="auto"/>
      </w:pPr>
      <w:r>
        <w:separator/>
      </w:r>
    </w:p>
  </w:endnote>
  <w:endnote w:type="continuationSeparator" w:id="0">
    <w:p w14:paraId="2724F391" w14:textId="77777777" w:rsidR="003536A1" w:rsidRDefault="003536A1">
      <w:pPr>
        <w:spacing w:line="240" w:lineRule="auto"/>
      </w:pPr>
      <w:r>
        <w:continuationSeparator/>
      </w:r>
    </w:p>
  </w:endnote>
  <w:endnote w:type="continuationNotice" w:id="1">
    <w:p w14:paraId="6563530B" w14:textId="77777777" w:rsidR="003536A1" w:rsidRDefault="003536A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D908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3536A1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7CF9AE57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ind w:right="360"/>
      <w:rPr>
        <w:color w:val="000000"/>
        <w:sz w:val="20"/>
        <w:szCs w:val="20"/>
      </w:rPr>
    </w:pPr>
    <w:r>
      <w:rPr>
        <w:color w:val="000000"/>
        <w:sz w:val="20"/>
        <w:szCs w:val="20"/>
      </w:rPr>
      <w:t>&lt;Дата&gt;</w:t>
    </w:r>
    <w:r>
      <w:rPr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224ED" w14:textId="77777777" w:rsidR="00B5249B" w:rsidRDefault="00B5249B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E2981" w14:textId="77777777" w:rsidR="003536A1" w:rsidRDefault="003536A1">
      <w:pPr>
        <w:spacing w:line="240" w:lineRule="auto"/>
      </w:pPr>
      <w:r>
        <w:separator/>
      </w:r>
    </w:p>
  </w:footnote>
  <w:footnote w:type="continuationSeparator" w:id="0">
    <w:p w14:paraId="01F38672" w14:textId="77777777" w:rsidR="003536A1" w:rsidRDefault="003536A1">
      <w:pPr>
        <w:spacing w:line="240" w:lineRule="auto"/>
      </w:pPr>
      <w:r>
        <w:continuationSeparator/>
      </w:r>
    </w:p>
  </w:footnote>
  <w:footnote w:type="continuationNotice" w:id="1">
    <w:p w14:paraId="29EA5C00" w14:textId="77777777" w:rsidR="003536A1" w:rsidRDefault="003536A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FA053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114300" distR="114300" wp14:anchorId="24A0C116" wp14:editId="461C2BAE">
          <wp:extent cx="1139825" cy="565150"/>
          <wp:effectExtent l="0" t="0" r="0" b="0"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565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172A8" w14:textId="77777777" w:rsidR="00B5249B" w:rsidRDefault="00B5249B" w:rsidP="00BA1D00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FBBD4" w14:textId="77777777" w:rsidR="00B5249B" w:rsidRDefault="00B5249B">
    <w:pPr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30DA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C771E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065249C"/>
    <w:multiLevelType w:val="multilevel"/>
    <w:tmpl w:val="3B7ECA6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C4AC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FE54C5"/>
    <w:multiLevelType w:val="multilevel"/>
    <w:tmpl w:val="B678B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4F55"/>
    <w:multiLevelType w:val="multilevel"/>
    <w:tmpl w:val="83C24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F25FEF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423C0A"/>
    <w:multiLevelType w:val="multilevel"/>
    <w:tmpl w:val="3AD0B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08611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9E7F21"/>
    <w:multiLevelType w:val="multilevel"/>
    <w:tmpl w:val="EADC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304D30"/>
    <w:multiLevelType w:val="multilevel"/>
    <w:tmpl w:val="C500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EF423A"/>
    <w:multiLevelType w:val="multilevel"/>
    <w:tmpl w:val="DCE25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120A53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7A7521C"/>
    <w:multiLevelType w:val="hybridMultilevel"/>
    <w:tmpl w:val="498E1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38E650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00127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8571F8D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4604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0B44B0"/>
    <w:multiLevelType w:val="multilevel"/>
    <w:tmpl w:val="AC6066AC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5F6526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7DC0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B525A3C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B6064EA"/>
    <w:multiLevelType w:val="hybridMultilevel"/>
    <w:tmpl w:val="C5BEA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F641C"/>
    <w:multiLevelType w:val="multilevel"/>
    <w:tmpl w:val="956A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E01A96"/>
    <w:multiLevelType w:val="multilevel"/>
    <w:tmpl w:val="210C2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104A4F"/>
    <w:multiLevelType w:val="multilevel"/>
    <w:tmpl w:val="FE90A59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DD6865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8B236D"/>
    <w:multiLevelType w:val="multilevel"/>
    <w:tmpl w:val="7B12DAAA"/>
    <w:lvl w:ilvl="0">
      <w:start w:val="1"/>
      <w:numFmt w:val="decimal"/>
      <w:lvlText w:val="Q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2134DBC"/>
    <w:multiLevelType w:val="multilevel"/>
    <w:tmpl w:val="CB0056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F42D65"/>
    <w:multiLevelType w:val="hybridMultilevel"/>
    <w:tmpl w:val="52723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1F23F8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9C165DB"/>
    <w:multiLevelType w:val="hybridMultilevel"/>
    <w:tmpl w:val="BB9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236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6987E6A"/>
    <w:multiLevelType w:val="multilevel"/>
    <w:tmpl w:val="01127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23"/>
  </w:num>
  <w:num w:numId="7">
    <w:abstractNumId w:val="17"/>
  </w:num>
  <w:num w:numId="8">
    <w:abstractNumId w:val="32"/>
  </w:num>
  <w:num w:numId="9">
    <w:abstractNumId w:val="18"/>
  </w:num>
  <w:num w:numId="10">
    <w:abstractNumId w:val="5"/>
  </w:num>
  <w:num w:numId="11">
    <w:abstractNumId w:val="9"/>
  </w:num>
  <w:num w:numId="12">
    <w:abstractNumId w:val="24"/>
  </w:num>
  <w:num w:numId="13">
    <w:abstractNumId w:val="11"/>
  </w:num>
  <w:num w:numId="14">
    <w:abstractNumId w:val="27"/>
  </w:num>
  <w:num w:numId="15">
    <w:abstractNumId w:val="26"/>
  </w:num>
  <w:num w:numId="16">
    <w:abstractNumId w:val="7"/>
  </w:num>
  <w:num w:numId="17">
    <w:abstractNumId w:val="30"/>
  </w:num>
  <w:num w:numId="18">
    <w:abstractNumId w:val="3"/>
  </w:num>
  <w:num w:numId="19">
    <w:abstractNumId w:val="14"/>
  </w:num>
  <w:num w:numId="20">
    <w:abstractNumId w:val="21"/>
  </w:num>
  <w:num w:numId="21">
    <w:abstractNumId w:val="12"/>
  </w:num>
  <w:num w:numId="22">
    <w:abstractNumId w:val="29"/>
  </w:num>
  <w:num w:numId="23">
    <w:abstractNumId w:val="31"/>
  </w:num>
  <w:num w:numId="24">
    <w:abstractNumId w:val="0"/>
  </w:num>
  <w:num w:numId="25">
    <w:abstractNumId w:val="15"/>
  </w:num>
  <w:num w:numId="26">
    <w:abstractNumId w:val="6"/>
  </w:num>
  <w:num w:numId="27">
    <w:abstractNumId w:val="13"/>
  </w:num>
  <w:num w:numId="28">
    <w:abstractNumId w:val="20"/>
  </w:num>
  <w:num w:numId="29">
    <w:abstractNumId w:val="1"/>
  </w:num>
  <w:num w:numId="30">
    <w:abstractNumId w:val="19"/>
  </w:num>
  <w:num w:numId="31">
    <w:abstractNumId w:val="16"/>
  </w:num>
  <w:num w:numId="32">
    <w:abstractNumId w:val="28"/>
  </w:num>
  <w:num w:numId="33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lad Wind">
    <w15:presenceInfo w15:providerId="AD" w15:userId="S::elad@nvidia.com::be57b641-2e7b-4524-a20e-b05293edbf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cumentProtection w:edit="trackedChange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9B"/>
    <w:rsid w:val="00012B30"/>
    <w:rsid w:val="00020AE6"/>
    <w:rsid w:val="0006226F"/>
    <w:rsid w:val="00073194"/>
    <w:rsid w:val="000A11D5"/>
    <w:rsid w:val="000A18C3"/>
    <w:rsid w:val="000C3B9C"/>
    <w:rsid w:val="000D4226"/>
    <w:rsid w:val="000F7684"/>
    <w:rsid w:val="00101CF4"/>
    <w:rsid w:val="0010609D"/>
    <w:rsid w:val="001124E9"/>
    <w:rsid w:val="001133FF"/>
    <w:rsid w:val="001B01D1"/>
    <w:rsid w:val="001B73DE"/>
    <w:rsid w:val="00236891"/>
    <w:rsid w:val="00237516"/>
    <w:rsid w:val="00240513"/>
    <w:rsid w:val="00250389"/>
    <w:rsid w:val="00273F99"/>
    <w:rsid w:val="002D78DD"/>
    <w:rsid w:val="002E5BE3"/>
    <w:rsid w:val="00313356"/>
    <w:rsid w:val="00315217"/>
    <w:rsid w:val="003536A1"/>
    <w:rsid w:val="00373789"/>
    <w:rsid w:val="00381A62"/>
    <w:rsid w:val="003842F6"/>
    <w:rsid w:val="003910E8"/>
    <w:rsid w:val="003A3D55"/>
    <w:rsid w:val="003E72FD"/>
    <w:rsid w:val="004053F7"/>
    <w:rsid w:val="00411CC9"/>
    <w:rsid w:val="00425527"/>
    <w:rsid w:val="0044605B"/>
    <w:rsid w:val="00452B8D"/>
    <w:rsid w:val="00454416"/>
    <w:rsid w:val="004603CB"/>
    <w:rsid w:val="004E0D83"/>
    <w:rsid w:val="004F02EF"/>
    <w:rsid w:val="0050273D"/>
    <w:rsid w:val="00507CB2"/>
    <w:rsid w:val="0052512A"/>
    <w:rsid w:val="005632DE"/>
    <w:rsid w:val="0056617C"/>
    <w:rsid w:val="0059750E"/>
    <w:rsid w:val="005A0602"/>
    <w:rsid w:val="005D4D27"/>
    <w:rsid w:val="0060711E"/>
    <w:rsid w:val="00617134"/>
    <w:rsid w:val="006233B1"/>
    <w:rsid w:val="00627C5C"/>
    <w:rsid w:val="006516F1"/>
    <w:rsid w:val="00681019"/>
    <w:rsid w:val="0068592C"/>
    <w:rsid w:val="00687DA4"/>
    <w:rsid w:val="00693B05"/>
    <w:rsid w:val="00694F46"/>
    <w:rsid w:val="006F3968"/>
    <w:rsid w:val="00703201"/>
    <w:rsid w:val="007045BF"/>
    <w:rsid w:val="00725B33"/>
    <w:rsid w:val="007302E7"/>
    <w:rsid w:val="00730890"/>
    <w:rsid w:val="00756041"/>
    <w:rsid w:val="00760CEC"/>
    <w:rsid w:val="00780521"/>
    <w:rsid w:val="00785955"/>
    <w:rsid w:val="007A5E8E"/>
    <w:rsid w:val="007B05A6"/>
    <w:rsid w:val="007F7230"/>
    <w:rsid w:val="00804A0A"/>
    <w:rsid w:val="008076DA"/>
    <w:rsid w:val="00813898"/>
    <w:rsid w:val="00814D03"/>
    <w:rsid w:val="008160C5"/>
    <w:rsid w:val="008311BC"/>
    <w:rsid w:val="0084266C"/>
    <w:rsid w:val="00857C0F"/>
    <w:rsid w:val="00866127"/>
    <w:rsid w:val="00866CD9"/>
    <w:rsid w:val="00874B7C"/>
    <w:rsid w:val="008901E4"/>
    <w:rsid w:val="008C5C26"/>
    <w:rsid w:val="008D0110"/>
    <w:rsid w:val="008D2863"/>
    <w:rsid w:val="008D5C76"/>
    <w:rsid w:val="008E7BB0"/>
    <w:rsid w:val="008E7BEF"/>
    <w:rsid w:val="008F0C93"/>
    <w:rsid w:val="00930AEC"/>
    <w:rsid w:val="00943746"/>
    <w:rsid w:val="00955DAE"/>
    <w:rsid w:val="009578DB"/>
    <w:rsid w:val="00985813"/>
    <w:rsid w:val="0099693E"/>
    <w:rsid w:val="009A09E8"/>
    <w:rsid w:val="009A1DF9"/>
    <w:rsid w:val="009A4047"/>
    <w:rsid w:val="009B2921"/>
    <w:rsid w:val="009D1C33"/>
    <w:rsid w:val="009F6699"/>
    <w:rsid w:val="00A22CB1"/>
    <w:rsid w:val="00A501D5"/>
    <w:rsid w:val="00A7165D"/>
    <w:rsid w:val="00AB1768"/>
    <w:rsid w:val="00AC1B23"/>
    <w:rsid w:val="00AC1B49"/>
    <w:rsid w:val="00AC6D28"/>
    <w:rsid w:val="00AD0A0E"/>
    <w:rsid w:val="00AD1408"/>
    <w:rsid w:val="00AD5BE9"/>
    <w:rsid w:val="00AE6778"/>
    <w:rsid w:val="00B5249B"/>
    <w:rsid w:val="00B570B7"/>
    <w:rsid w:val="00B80A1F"/>
    <w:rsid w:val="00BA10F9"/>
    <w:rsid w:val="00BA1D00"/>
    <w:rsid w:val="00BA3F00"/>
    <w:rsid w:val="00BA4561"/>
    <w:rsid w:val="00BA6F19"/>
    <w:rsid w:val="00BB5C72"/>
    <w:rsid w:val="00BC5EEC"/>
    <w:rsid w:val="00BE7E95"/>
    <w:rsid w:val="00C61A4A"/>
    <w:rsid w:val="00C63417"/>
    <w:rsid w:val="00C8611B"/>
    <w:rsid w:val="00C87C50"/>
    <w:rsid w:val="00CA1A3D"/>
    <w:rsid w:val="00CB74C5"/>
    <w:rsid w:val="00CD652A"/>
    <w:rsid w:val="00CE421A"/>
    <w:rsid w:val="00D312DE"/>
    <w:rsid w:val="00D45032"/>
    <w:rsid w:val="00D71E34"/>
    <w:rsid w:val="00D75185"/>
    <w:rsid w:val="00D90A68"/>
    <w:rsid w:val="00DA18C0"/>
    <w:rsid w:val="00DB494A"/>
    <w:rsid w:val="00DD3585"/>
    <w:rsid w:val="00DE712A"/>
    <w:rsid w:val="00E17BEE"/>
    <w:rsid w:val="00E23414"/>
    <w:rsid w:val="00E23766"/>
    <w:rsid w:val="00E639F7"/>
    <w:rsid w:val="00E708DF"/>
    <w:rsid w:val="00E776D1"/>
    <w:rsid w:val="00EA039A"/>
    <w:rsid w:val="00EB364F"/>
    <w:rsid w:val="00EC391C"/>
    <w:rsid w:val="00ED0F56"/>
    <w:rsid w:val="00F27EA1"/>
    <w:rsid w:val="00F44457"/>
    <w:rsid w:val="00F629FB"/>
    <w:rsid w:val="00F70604"/>
    <w:rsid w:val="00F73D6D"/>
    <w:rsid w:val="00F8392F"/>
    <w:rsid w:val="00FA307C"/>
    <w:rsid w:val="00FA575F"/>
    <w:rsid w:val="00FB3275"/>
    <w:rsid w:val="00FC7244"/>
    <w:rsid w:val="00FE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99C51B"/>
  <w15:docId w15:val="{44306971-DCCC-4685-9441-C7561DE7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left="2160" w:hanging="720"/>
      <w:outlineLvl w:val="2"/>
    </w:pPr>
    <w:rPr>
      <w:rFonts w:ascii="Calibri" w:eastAsia="Calibri" w:hAnsi="Calibri" w:cs="Calibri"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Book Title"/>
    <w:basedOn w:val="a0"/>
    <w:uiPriority w:val="33"/>
    <w:qFormat/>
    <w:rsid w:val="00381A6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381A62"/>
    <w:pPr>
      <w:ind w:left="720"/>
      <w:contextualSpacing/>
    </w:pPr>
  </w:style>
  <w:style w:type="table" w:styleId="-1">
    <w:name w:val="Grid Table 1 Light"/>
    <w:basedOn w:val="a1"/>
    <w:uiPriority w:val="46"/>
    <w:rsid w:val="00CB74C5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caption"/>
    <w:basedOn w:val="a"/>
    <w:next w:val="a"/>
    <w:uiPriority w:val="35"/>
    <w:unhideWhenUsed/>
    <w:qFormat/>
    <w:rsid w:val="00CB74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2368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3689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36891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578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  <w:style w:type="paragraph" w:styleId="ad">
    <w:name w:val="footer"/>
    <w:basedOn w:val="a"/>
    <w:link w:val="ae"/>
    <w:uiPriority w:val="99"/>
    <w:unhideWhenUsed/>
    <w:rsid w:val="00866CD9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6CD9"/>
  </w:style>
  <w:style w:type="paragraph" w:styleId="af">
    <w:name w:val="Normal (Web)"/>
    <w:basedOn w:val="a"/>
    <w:uiPriority w:val="99"/>
    <w:semiHidden/>
    <w:unhideWhenUsed/>
    <w:rsid w:val="00CA1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0">
    <w:name w:val="Table Grid"/>
    <w:basedOn w:val="a1"/>
    <w:uiPriority w:val="39"/>
    <w:rsid w:val="00BA3F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E17BEE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E17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E17BEE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17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17BEE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AD1408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E23766"/>
    <w:pPr>
      <w:spacing w:after="100"/>
      <w:ind w:left="440"/>
    </w:pPr>
  </w:style>
  <w:style w:type="paragraph" w:styleId="af7">
    <w:name w:val="table of figures"/>
    <w:basedOn w:val="a"/>
    <w:next w:val="a"/>
    <w:uiPriority w:val="99"/>
    <w:unhideWhenUsed/>
    <w:rsid w:val="00E708DF"/>
  </w:style>
  <w:style w:type="paragraph" w:styleId="af8">
    <w:name w:val="Revision"/>
    <w:hidden/>
    <w:uiPriority w:val="99"/>
    <w:semiHidden/>
    <w:rsid w:val="003910E8"/>
    <w:pPr>
      <w:spacing w:line="240" w:lineRule="auto"/>
    </w:pPr>
  </w:style>
  <w:style w:type="paragraph" w:styleId="af9">
    <w:name w:val="header"/>
    <w:basedOn w:val="a"/>
    <w:link w:val="afa"/>
    <w:uiPriority w:val="99"/>
    <w:semiHidden/>
    <w:unhideWhenUsed/>
    <w:rsid w:val="00AD5BE9"/>
    <w:pPr>
      <w:tabs>
        <w:tab w:val="center" w:pos="4680"/>
        <w:tab w:val="right" w:pos="9360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AD5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0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7AED-7E20-4DDA-8635-37318816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607</Words>
  <Characters>3464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Wind</dc:creator>
  <cp:keywords/>
  <cp:lastModifiedBy>Миронов Вячеслав</cp:lastModifiedBy>
  <cp:revision>3</cp:revision>
  <dcterms:created xsi:type="dcterms:W3CDTF">2024-09-22T15:46:00Z</dcterms:created>
  <dcterms:modified xsi:type="dcterms:W3CDTF">2024-11-18T12:43:00Z</dcterms:modified>
</cp:coreProperties>
</file>